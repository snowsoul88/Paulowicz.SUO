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0073C0" w14:textId="77777777" w:rsidR="003946CD" w:rsidRPr="00836CCC" w:rsidRDefault="003946CD" w:rsidP="00264357">
      <w:pPr>
        <w:jc w:val="both"/>
        <w:rPr>
          <w:rFonts w:cs="Times New Roman"/>
          <w:lang w:val="en-US"/>
        </w:rPr>
      </w:pPr>
    </w:p>
    <w:p w14:paraId="4F65908C" w14:textId="77777777" w:rsidR="003946CD" w:rsidRPr="00836CCC" w:rsidRDefault="003946CD" w:rsidP="00264357">
      <w:pPr>
        <w:jc w:val="both"/>
        <w:rPr>
          <w:rFonts w:cs="Times New Roman"/>
          <w:lang w:val="en-US"/>
        </w:rPr>
      </w:pPr>
    </w:p>
    <w:p w14:paraId="0667382F" w14:textId="77777777" w:rsidR="003946CD" w:rsidRPr="00836CCC" w:rsidRDefault="003946CD" w:rsidP="00264357">
      <w:pPr>
        <w:jc w:val="both"/>
        <w:rPr>
          <w:rFonts w:cs="Times New Roman"/>
          <w:lang w:val="en-US"/>
        </w:rPr>
      </w:pPr>
    </w:p>
    <w:p w14:paraId="40E31713" w14:textId="77777777" w:rsidR="003946CD" w:rsidRPr="00836CCC" w:rsidRDefault="003946CD" w:rsidP="00264357">
      <w:pPr>
        <w:jc w:val="both"/>
        <w:rPr>
          <w:rFonts w:cs="Times New Roman"/>
          <w:lang w:val="en-US"/>
        </w:rPr>
      </w:pPr>
    </w:p>
    <w:p w14:paraId="62F90FFD" w14:textId="77777777" w:rsidR="003946CD" w:rsidRPr="00836CCC" w:rsidRDefault="003946CD" w:rsidP="00264357">
      <w:pPr>
        <w:jc w:val="both"/>
        <w:rPr>
          <w:rFonts w:cs="Times New Roman"/>
          <w:lang w:val="en-US"/>
        </w:rPr>
      </w:pPr>
    </w:p>
    <w:p w14:paraId="07E73FD2" w14:textId="77777777" w:rsidR="003946CD" w:rsidRPr="00836CCC" w:rsidRDefault="003946CD" w:rsidP="00264357">
      <w:pPr>
        <w:jc w:val="both"/>
        <w:rPr>
          <w:rFonts w:cs="Times New Roman"/>
          <w:lang w:val="en-US"/>
        </w:rPr>
      </w:pPr>
    </w:p>
    <w:p w14:paraId="4D8805C6" w14:textId="77777777" w:rsidR="003946CD" w:rsidRPr="00836CCC" w:rsidRDefault="003946CD" w:rsidP="00264357">
      <w:pPr>
        <w:jc w:val="both"/>
        <w:rPr>
          <w:rFonts w:cs="Times New Roman"/>
        </w:rPr>
      </w:pPr>
    </w:p>
    <w:p w14:paraId="76525664" w14:textId="77777777" w:rsidR="003946CD" w:rsidRPr="00836CCC" w:rsidRDefault="003946CD" w:rsidP="00264357">
      <w:pPr>
        <w:jc w:val="both"/>
        <w:rPr>
          <w:rFonts w:cs="Times New Roman"/>
          <w:lang w:val="en-US"/>
        </w:rPr>
      </w:pPr>
    </w:p>
    <w:p w14:paraId="4FC935E2" w14:textId="77777777" w:rsidR="003946CD" w:rsidRPr="00836CCC" w:rsidRDefault="003946CD" w:rsidP="00264357">
      <w:pPr>
        <w:jc w:val="both"/>
        <w:rPr>
          <w:rFonts w:cs="Times New Roman"/>
          <w:lang w:val="en-US"/>
        </w:rPr>
      </w:pPr>
    </w:p>
    <w:p w14:paraId="75250D2B" w14:textId="77777777" w:rsidR="003946CD" w:rsidRPr="00836CCC" w:rsidRDefault="003946CD" w:rsidP="00264357">
      <w:pPr>
        <w:jc w:val="both"/>
        <w:rPr>
          <w:rFonts w:cs="Times New Roman"/>
          <w:lang w:val="en-US"/>
        </w:rPr>
      </w:pPr>
    </w:p>
    <w:p w14:paraId="2977244E" w14:textId="77777777" w:rsidR="003946CD" w:rsidRPr="00836CCC" w:rsidRDefault="003946CD" w:rsidP="00264357">
      <w:pPr>
        <w:jc w:val="both"/>
        <w:rPr>
          <w:rFonts w:cs="Times New Roman"/>
          <w:lang w:val="en-US"/>
        </w:rPr>
      </w:pPr>
    </w:p>
    <w:p w14:paraId="5AB89D93" w14:textId="2158DE6F" w:rsidR="004633C8" w:rsidRPr="005412B7" w:rsidRDefault="003946CD" w:rsidP="00264357">
      <w:pPr>
        <w:jc w:val="center"/>
        <w:rPr>
          <w:rFonts w:cs="Times New Roman"/>
          <w:sz w:val="40"/>
        </w:rPr>
      </w:pPr>
      <w:r w:rsidRPr="005412B7">
        <w:rPr>
          <w:rFonts w:cs="Times New Roman"/>
          <w:sz w:val="40"/>
        </w:rPr>
        <w:t>Руководство п</w:t>
      </w:r>
      <w:r w:rsidR="004633C8" w:rsidRPr="005412B7">
        <w:rPr>
          <w:rFonts w:cs="Times New Roman"/>
          <w:sz w:val="40"/>
        </w:rPr>
        <w:t>о</w:t>
      </w:r>
      <w:r w:rsidR="004B65AA" w:rsidRPr="005412B7">
        <w:rPr>
          <w:rFonts w:cs="Times New Roman"/>
          <w:sz w:val="40"/>
        </w:rPr>
        <w:t xml:space="preserve"> установке</w:t>
      </w:r>
    </w:p>
    <w:p w14:paraId="7781F70D" w14:textId="77777777" w:rsidR="003946CD" w:rsidRPr="005412B7" w:rsidRDefault="003946CD" w:rsidP="00264357">
      <w:pPr>
        <w:jc w:val="center"/>
        <w:rPr>
          <w:rFonts w:cs="Times New Roman"/>
        </w:rPr>
      </w:pPr>
    </w:p>
    <w:p w14:paraId="4FEFA814" w14:textId="77777777" w:rsidR="004633C8" w:rsidRPr="005412B7" w:rsidRDefault="00DF2F01" w:rsidP="00264357">
      <w:pPr>
        <w:jc w:val="center"/>
        <w:rPr>
          <w:rFonts w:cs="Times New Roman"/>
        </w:rPr>
      </w:pPr>
      <w:r w:rsidRPr="005412B7">
        <w:rPr>
          <w:rFonts w:cs="Times New Roman"/>
        </w:rPr>
        <w:t>Система</w:t>
      </w:r>
      <w:r w:rsidR="004633C8" w:rsidRPr="005412B7">
        <w:rPr>
          <w:rFonts w:cs="Times New Roman"/>
        </w:rPr>
        <w:t xml:space="preserve"> </w:t>
      </w:r>
      <w:r w:rsidR="003946CD" w:rsidRPr="005412B7">
        <w:rPr>
          <w:rFonts w:cs="Times New Roman"/>
        </w:rPr>
        <w:t>управления электронной очередью</w:t>
      </w:r>
    </w:p>
    <w:p w14:paraId="380FF8EF" w14:textId="77777777" w:rsidR="004633C8" w:rsidRPr="00C41A17" w:rsidRDefault="004633C8" w:rsidP="00264357">
      <w:pPr>
        <w:jc w:val="center"/>
        <w:rPr>
          <w:rFonts w:cs="Times New Roman"/>
        </w:rPr>
      </w:pPr>
      <w:r w:rsidRPr="00836CCC">
        <w:rPr>
          <w:rFonts w:cs="Times New Roman"/>
          <w:lang w:val="en-US"/>
        </w:rPr>
        <w:t>Re</w:t>
      </w:r>
      <w:proofErr w:type="gramStart"/>
      <w:r w:rsidRPr="00C41A17">
        <w:rPr>
          <w:rFonts w:cs="Times New Roman"/>
        </w:rPr>
        <w:t>:</w:t>
      </w:r>
      <w:r w:rsidRPr="00836CCC">
        <w:rPr>
          <w:rFonts w:cs="Times New Roman"/>
          <w:lang w:val="en-US"/>
        </w:rPr>
        <w:t>Doc</w:t>
      </w:r>
      <w:proofErr w:type="gramEnd"/>
      <w:r w:rsidRPr="00C41A17">
        <w:rPr>
          <w:rFonts w:cs="Times New Roman" w:hint="eastAsia"/>
        </w:rPr>
        <w:t xml:space="preserve"> </w:t>
      </w:r>
      <w:r w:rsidRPr="00C41A17">
        <w:rPr>
          <w:rFonts w:cs="Times New Roman" w:hint="eastAsia"/>
        </w:rPr>
        <w:t>СУО</w:t>
      </w:r>
    </w:p>
    <w:p w14:paraId="57CDB15B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0919C34F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3C66599C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3D887A15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37C04B40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6713A4FF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77ADC72A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60BE921D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09F8461E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14A6AFBD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59B09A09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671223D5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3DF5970B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11B053B8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348881B3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73E49148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22A66E85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65EAA56D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75D940E1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2A9AE25D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12EACF8C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5528E575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1CF78ACE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5F94B762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674C0D6E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6BAC2534" w14:textId="77777777" w:rsidR="003946CD" w:rsidRPr="00C41A17" w:rsidRDefault="003946CD" w:rsidP="00264357">
      <w:pPr>
        <w:jc w:val="center"/>
        <w:rPr>
          <w:rFonts w:cs="Times New Roman"/>
        </w:rPr>
      </w:pPr>
    </w:p>
    <w:p w14:paraId="461C197A" w14:textId="77777777" w:rsidR="003946CD" w:rsidRPr="00C41A17" w:rsidRDefault="003946CD" w:rsidP="00264357">
      <w:pPr>
        <w:jc w:val="center"/>
        <w:rPr>
          <w:rFonts w:cs="Times New Roman"/>
        </w:rPr>
      </w:pPr>
      <w:r w:rsidRPr="00C41A17">
        <w:rPr>
          <w:rFonts w:cs="Times New Roman"/>
        </w:rPr>
        <w:t>2015</w:t>
      </w:r>
    </w:p>
    <w:p w14:paraId="18A76E50" w14:textId="77777777" w:rsidR="00862178" w:rsidRPr="00836CCC" w:rsidRDefault="00862178" w:rsidP="00264357">
      <w:pPr>
        <w:widowControl w:val="0"/>
        <w:autoSpaceDE w:val="0"/>
        <w:autoSpaceDN w:val="0"/>
        <w:adjustRightInd w:val="0"/>
        <w:spacing w:after="240"/>
        <w:jc w:val="both"/>
        <w:rPr>
          <w:rFonts w:cs="Times New Roman"/>
        </w:rPr>
      </w:pPr>
      <w:r w:rsidRPr="00836CCC">
        <w:rPr>
          <w:rFonts w:cs="Times New Roman"/>
        </w:rPr>
        <w:br w:type="column"/>
      </w:r>
    </w:p>
    <w:sdt>
      <w:sdtPr>
        <w:rPr>
          <w:rFonts w:asciiTheme="minorHAnsi" w:eastAsiaTheme="minorEastAsia" w:hAnsiTheme="minorHAnsi" w:cs="Times New Roman"/>
          <w:b w:val="0"/>
          <w:bCs w:val="0"/>
          <w:color w:val="auto"/>
          <w:sz w:val="24"/>
          <w:szCs w:val="24"/>
          <w:lang w:val="ru-RU"/>
        </w:rPr>
        <w:id w:val="-696311827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6A3FB479" w14:textId="1825251A" w:rsidR="00862178" w:rsidRPr="009D6C6E" w:rsidRDefault="00862178" w:rsidP="00264357">
          <w:pPr>
            <w:pStyle w:val="TOCHeading"/>
            <w:jc w:val="both"/>
            <w:rPr>
              <w:rFonts w:asciiTheme="minorHAnsi" w:hAnsiTheme="minorHAnsi" w:cs="Times New Roman"/>
              <w:color w:val="auto"/>
            </w:rPr>
          </w:pPr>
          <w:r w:rsidRPr="00836CCC">
            <w:rPr>
              <w:rFonts w:asciiTheme="minorHAnsi" w:hAnsiTheme="minorHAnsi" w:cs="Times New Roman"/>
              <w:color w:val="auto"/>
              <w:lang w:val="ru-RU"/>
            </w:rPr>
            <w:t>Оглавление</w:t>
          </w:r>
          <w:bookmarkStart w:id="0" w:name="_GoBack"/>
          <w:bookmarkEnd w:id="0"/>
        </w:p>
        <w:p w14:paraId="066BC803" w14:textId="77777777" w:rsidR="009D6C6E" w:rsidRDefault="00862178">
          <w:pPr>
            <w:pStyle w:val="TOC1"/>
            <w:tabs>
              <w:tab w:val="right" w:leader="dot" w:pos="8630"/>
            </w:tabs>
            <w:rPr>
              <w:b w:val="0"/>
              <w:noProof/>
              <w:lang w:eastAsia="ja-JP"/>
            </w:rPr>
          </w:pPr>
          <w:r w:rsidRPr="00C41A17">
            <w:rPr>
              <w:rFonts w:ascii="Times New Roman" w:hAnsi="Times New Roman" w:cs="Times New Roman"/>
              <w:b w:val="0"/>
            </w:rPr>
            <w:fldChar w:fldCharType="begin"/>
          </w:r>
          <w:r w:rsidRPr="00C41A17">
            <w:rPr>
              <w:rFonts w:ascii="Times New Roman" w:hAnsi="Times New Roman" w:cs="Times New Roman"/>
            </w:rPr>
            <w:instrText xml:space="preserve"> TOC \o "1-3" \h \z \u </w:instrText>
          </w:r>
          <w:r w:rsidRPr="00C41A17">
            <w:rPr>
              <w:rFonts w:ascii="Times New Roman" w:hAnsi="Times New Roman" w:cs="Times New Roman"/>
              <w:b w:val="0"/>
            </w:rPr>
            <w:fldChar w:fldCharType="separate"/>
          </w:r>
          <w:r w:rsidR="009D6C6E" w:rsidRPr="0094241D">
            <w:rPr>
              <w:rFonts w:cs="Times New Roman"/>
              <w:noProof/>
            </w:rPr>
            <w:t>Требования к серверу</w:t>
          </w:r>
          <w:r w:rsidR="009D6C6E">
            <w:rPr>
              <w:noProof/>
            </w:rPr>
            <w:tab/>
          </w:r>
          <w:r w:rsidR="009D6C6E">
            <w:rPr>
              <w:noProof/>
            </w:rPr>
            <w:fldChar w:fldCharType="begin"/>
          </w:r>
          <w:r w:rsidR="009D6C6E">
            <w:rPr>
              <w:noProof/>
            </w:rPr>
            <w:instrText xml:space="preserve"> PAGEREF _Toc296345309 \h </w:instrText>
          </w:r>
          <w:r w:rsidR="009D6C6E">
            <w:rPr>
              <w:noProof/>
            </w:rPr>
          </w:r>
          <w:r w:rsidR="009D6C6E">
            <w:rPr>
              <w:noProof/>
            </w:rPr>
            <w:fldChar w:fldCharType="separate"/>
          </w:r>
          <w:r w:rsidR="009D6C6E">
            <w:rPr>
              <w:noProof/>
            </w:rPr>
            <w:t>3</w:t>
          </w:r>
          <w:r w:rsidR="009D6C6E">
            <w:rPr>
              <w:noProof/>
            </w:rPr>
            <w:fldChar w:fldCharType="end"/>
          </w:r>
        </w:p>
        <w:p w14:paraId="6FE4DFA6" w14:textId="77777777" w:rsidR="009D6C6E" w:rsidRDefault="009D6C6E">
          <w:pPr>
            <w:pStyle w:val="TOC1"/>
            <w:tabs>
              <w:tab w:val="right" w:leader="dot" w:pos="8630"/>
            </w:tabs>
            <w:rPr>
              <w:b w:val="0"/>
              <w:noProof/>
              <w:lang w:eastAsia="ja-JP"/>
            </w:rPr>
          </w:pPr>
          <w:r w:rsidRPr="0094241D">
            <w:rPr>
              <w:rFonts w:cs="Times New Roman"/>
              <w:noProof/>
            </w:rPr>
            <w:t>Требования к инфокиоску 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_Toc296345310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A64C4DD" w14:textId="77777777" w:rsidR="009D6C6E" w:rsidRDefault="009D6C6E">
          <w:pPr>
            <w:pStyle w:val="TOC1"/>
            <w:tabs>
              <w:tab w:val="right" w:leader="dot" w:pos="8630"/>
            </w:tabs>
            <w:rPr>
              <w:b w:val="0"/>
              <w:noProof/>
              <w:lang w:eastAsia="ja-JP"/>
            </w:rPr>
          </w:pPr>
          <w:r w:rsidRPr="0094241D">
            <w:rPr>
              <w:rFonts w:cs="Times New Roman"/>
              <w:noProof/>
            </w:rPr>
            <w:t>Установка системы на ОС Windows Server 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_Toc296345311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6E118F1" w14:textId="77777777" w:rsidR="009D6C6E" w:rsidRDefault="009D6C6E">
          <w:pPr>
            <w:pStyle w:val="TOC1"/>
            <w:tabs>
              <w:tab w:val="right" w:leader="dot" w:pos="8630"/>
            </w:tabs>
            <w:rPr>
              <w:b w:val="0"/>
              <w:noProof/>
              <w:lang w:eastAsia="ja-JP"/>
            </w:rPr>
          </w:pPr>
          <w:r w:rsidRPr="0094241D">
            <w:rPr>
              <w:rFonts w:cs="Times New Roman"/>
              <w:noProof/>
            </w:rPr>
            <w:t>Установка PHP на ОС Windows Server 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_Toc296345312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486BA68" w14:textId="77777777" w:rsidR="009D6C6E" w:rsidRDefault="009D6C6E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 w:rsidRPr="0094241D">
            <w:rPr>
              <w:rFonts w:ascii="Times New Roman" w:eastAsia="Times New Roman" w:hAnsi="Times New Roman" w:cs="Times New Roman"/>
              <w:noProof/>
              <w:color w:val="000000"/>
            </w:rPr>
            <w:t>1. Установка и настройка веб-сервера IIS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_Toc296345313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7FA9EDFC" w14:textId="77777777" w:rsidR="009D6C6E" w:rsidRDefault="009D6C6E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 w:rsidRPr="0094241D">
            <w:rPr>
              <w:rFonts w:ascii="Times New Roman" w:eastAsia="Times New Roman" w:hAnsi="Times New Roman" w:cs="Times New Roman"/>
              <w:noProof/>
              <w:color w:val="000000"/>
            </w:rPr>
            <w:t>2. Установка компоненты PHP с помощью программы «Установщик веб-платформы»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_Toc296345314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51BE451" w14:textId="77777777" w:rsidR="009D6C6E" w:rsidRDefault="009D6C6E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 w:rsidRPr="0094241D">
            <w:rPr>
              <w:rFonts w:ascii="Times New Roman" w:eastAsia="Times New Roman" w:hAnsi="Times New Roman" w:cs="Times New Roman"/>
              <w:noProof/>
              <w:color w:val="000000"/>
            </w:rPr>
            <w:t>3. Установка компоненты PHP с помощью официального инсталлятора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_Toc296345315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8FB75C0" w14:textId="2E200874" w:rsidR="00862178" w:rsidRPr="00C41A17" w:rsidRDefault="00862178" w:rsidP="00264357">
          <w:pPr>
            <w:jc w:val="both"/>
            <w:rPr>
              <w:rFonts w:ascii="Times New Roman" w:hAnsi="Times New Roman" w:cs="Times New Roman"/>
            </w:rPr>
          </w:pPr>
          <w:r w:rsidRPr="00C41A1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29818D0" w14:textId="6EBE614B" w:rsidR="00862178" w:rsidRPr="00836CCC" w:rsidRDefault="00862178" w:rsidP="00264357">
      <w:pPr>
        <w:widowControl w:val="0"/>
        <w:autoSpaceDE w:val="0"/>
        <w:autoSpaceDN w:val="0"/>
        <w:adjustRightInd w:val="0"/>
        <w:spacing w:after="240"/>
        <w:jc w:val="both"/>
        <w:rPr>
          <w:rFonts w:cs="Times New Roman"/>
        </w:rPr>
      </w:pPr>
    </w:p>
    <w:p w14:paraId="38414F97" w14:textId="17422D60" w:rsidR="00B60E21" w:rsidRDefault="00720ABB" w:rsidP="00C87A11">
      <w:pPr>
        <w:pStyle w:val="Heading1"/>
        <w:jc w:val="both"/>
        <w:rPr>
          <w:rFonts w:asciiTheme="minorHAnsi" w:hAnsiTheme="minorHAnsi" w:cs="Times New Roman"/>
          <w:color w:val="auto"/>
        </w:rPr>
      </w:pPr>
      <w:r w:rsidRPr="00836CCC">
        <w:rPr>
          <w:rFonts w:asciiTheme="minorHAnsi" w:hAnsiTheme="minorHAnsi" w:cs="Times New Roman"/>
          <w:color w:val="auto"/>
        </w:rPr>
        <w:br w:type="column"/>
      </w:r>
      <w:bookmarkStart w:id="1" w:name="_Toc296345309"/>
      <w:r w:rsidR="00BC0D6E">
        <w:rPr>
          <w:rFonts w:asciiTheme="minorHAnsi" w:hAnsiTheme="minorHAnsi" w:cs="Times New Roman"/>
          <w:color w:val="auto"/>
        </w:rPr>
        <w:lastRenderedPageBreak/>
        <w:t>Т</w:t>
      </w:r>
      <w:r w:rsidR="00B60E21">
        <w:rPr>
          <w:rFonts w:asciiTheme="minorHAnsi" w:hAnsiTheme="minorHAnsi" w:cs="Times New Roman"/>
          <w:color w:val="auto"/>
        </w:rPr>
        <w:t>ребования</w:t>
      </w:r>
      <w:r w:rsidR="00B60E21" w:rsidRPr="00C87A11">
        <w:rPr>
          <w:rFonts w:asciiTheme="minorHAnsi" w:hAnsiTheme="minorHAnsi" w:cs="Times New Roman"/>
          <w:color w:val="auto"/>
        </w:rPr>
        <w:t xml:space="preserve"> </w:t>
      </w:r>
      <w:r w:rsidR="00B60E21">
        <w:rPr>
          <w:rFonts w:asciiTheme="minorHAnsi" w:hAnsiTheme="minorHAnsi" w:cs="Times New Roman"/>
          <w:color w:val="auto"/>
        </w:rPr>
        <w:t>к серверу</w:t>
      </w:r>
      <w:bookmarkEnd w:id="1"/>
    </w:p>
    <w:p w14:paraId="0F6A6FB5" w14:textId="269785B1" w:rsidR="00B60E21" w:rsidRPr="005412B7" w:rsidRDefault="00B60E21" w:rsidP="00BC0D6E">
      <w:pPr>
        <w:pStyle w:val="ListParagraph"/>
        <w:numPr>
          <w:ilvl w:val="0"/>
          <w:numId w:val="8"/>
        </w:numPr>
        <w:jc w:val="both"/>
      </w:pPr>
      <w:commentRangeStart w:id="2"/>
      <w:r>
        <w:t xml:space="preserve">ОС </w:t>
      </w:r>
      <w:r w:rsidRPr="00B60E21">
        <w:rPr>
          <w:lang w:val="en-US"/>
        </w:rPr>
        <w:t>Windows</w:t>
      </w:r>
      <w:r w:rsidRPr="005412B7">
        <w:t xml:space="preserve"> </w:t>
      </w:r>
      <w:r>
        <w:t xml:space="preserve">либо семейства </w:t>
      </w:r>
      <w:proofErr w:type="spellStart"/>
      <w:r w:rsidRPr="00B60E21">
        <w:rPr>
          <w:lang w:val="en-US"/>
        </w:rPr>
        <w:t>linux</w:t>
      </w:r>
      <w:proofErr w:type="spellEnd"/>
      <w:r w:rsidR="00BC0D6E" w:rsidRPr="005412B7">
        <w:t>.</w:t>
      </w:r>
    </w:p>
    <w:p w14:paraId="6C9EB37B" w14:textId="3EA188DA" w:rsidR="00F666D4" w:rsidRDefault="00B60E21" w:rsidP="00BC0D6E">
      <w:pPr>
        <w:pStyle w:val="ListParagraph"/>
        <w:numPr>
          <w:ilvl w:val="0"/>
          <w:numId w:val="8"/>
        </w:numPr>
        <w:jc w:val="both"/>
        <w:rPr>
          <w:ins w:id="3" w:author="Глеб Павлович" w:date="2015-06-10T11:19:00Z"/>
          <w:lang w:val="en-US"/>
        </w:rPr>
      </w:pPr>
      <w:r>
        <w:rPr>
          <w:lang w:val="en-US"/>
        </w:rPr>
        <w:t xml:space="preserve">CPU </w:t>
      </w:r>
      <w:proofErr w:type="spellStart"/>
      <w:ins w:id="4" w:author="Глеб Павлович" w:date="2015-06-10T11:19:00Z">
        <w:r w:rsidR="00F666D4">
          <w:rPr>
            <w:lang w:val="en-US"/>
          </w:rPr>
          <w:t>не</w:t>
        </w:r>
        <w:proofErr w:type="spellEnd"/>
        <w:r w:rsidR="00F666D4">
          <w:rPr>
            <w:lang w:val="en-US"/>
          </w:rPr>
          <w:t xml:space="preserve"> </w:t>
        </w:r>
        <w:proofErr w:type="spellStart"/>
        <w:r w:rsidR="00F666D4">
          <w:rPr>
            <w:lang w:val="en-US"/>
          </w:rPr>
          <w:t>ниже</w:t>
        </w:r>
        <w:proofErr w:type="spellEnd"/>
        <w:r w:rsidR="00F666D4">
          <w:rPr>
            <w:lang w:val="en-US"/>
          </w:rPr>
          <w:t xml:space="preserve"> </w:t>
        </w:r>
      </w:ins>
      <w:r>
        <w:rPr>
          <w:lang w:val="en-US"/>
        </w:rPr>
        <w:t>2 GHz</w:t>
      </w:r>
    </w:p>
    <w:p w14:paraId="31520E6E" w14:textId="320E8379" w:rsidR="00F666D4" w:rsidRDefault="00B60E21" w:rsidP="00BC0D6E">
      <w:pPr>
        <w:pStyle w:val="ListParagraph"/>
        <w:numPr>
          <w:ilvl w:val="0"/>
          <w:numId w:val="8"/>
        </w:numPr>
        <w:jc w:val="both"/>
        <w:rPr>
          <w:ins w:id="5" w:author="Глеб Павлович" w:date="2015-06-10T11:19:00Z"/>
          <w:lang w:val="en-US"/>
        </w:rPr>
      </w:pPr>
      <w:r>
        <w:rPr>
          <w:lang w:val="en-US"/>
        </w:rPr>
        <w:t xml:space="preserve">HDD </w:t>
      </w:r>
      <w:proofErr w:type="spellStart"/>
      <w:ins w:id="6" w:author="Глеб Павлович" w:date="2015-06-10T11:19:00Z">
        <w:r w:rsidR="00F666D4">
          <w:rPr>
            <w:lang w:val="en-US"/>
          </w:rPr>
          <w:t>не</w:t>
        </w:r>
        <w:proofErr w:type="spellEnd"/>
        <w:r w:rsidR="00F666D4">
          <w:rPr>
            <w:lang w:val="en-US"/>
          </w:rPr>
          <w:t xml:space="preserve"> </w:t>
        </w:r>
        <w:proofErr w:type="spellStart"/>
        <w:r w:rsidR="00F666D4">
          <w:rPr>
            <w:lang w:val="en-US"/>
          </w:rPr>
          <w:t>менее</w:t>
        </w:r>
      </w:ins>
      <w:proofErr w:type="spellEnd"/>
      <w:r>
        <w:rPr>
          <w:lang w:val="en-US"/>
        </w:rPr>
        <w:t xml:space="preserve"> 250 Mb</w:t>
      </w:r>
    </w:p>
    <w:p w14:paraId="65613621" w14:textId="5A21DBD5" w:rsidR="00F666D4" w:rsidRDefault="00B60E21" w:rsidP="00BC0D6E">
      <w:pPr>
        <w:pStyle w:val="ListParagraph"/>
        <w:numPr>
          <w:ilvl w:val="0"/>
          <w:numId w:val="8"/>
        </w:numPr>
        <w:jc w:val="both"/>
        <w:rPr>
          <w:ins w:id="7" w:author="Глеб Павлович" w:date="2015-06-10T11:19:00Z"/>
          <w:lang w:val="en-US"/>
        </w:rPr>
      </w:pPr>
      <w:r>
        <w:rPr>
          <w:lang w:val="en-US"/>
        </w:rPr>
        <w:t>RAM</w:t>
      </w:r>
      <w:ins w:id="8" w:author="Глеб Павлович" w:date="2015-06-10T11:19:00Z">
        <w:r w:rsidR="00F666D4">
          <w:rPr>
            <w:lang w:val="en-US"/>
          </w:rPr>
          <w:t xml:space="preserve"> </w:t>
        </w:r>
        <w:proofErr w:type="spellStart"/>
        <w:r w:rsidR="00F666D4">
          <w:rPr>
            <w:lang w:val="en-US"/>
          </w:rPr>
          <w:t>не</w:t>
        </w:r>
        <w:proofErr w:type="spellEnd"/>
        <w:r w:rsidR="00F666D4">
          <w:rPr>
            <w:lang w:val="en-US"/>
          </w:rPr>
          <w:t xml:space="preserve"> </w:t>
        </w:r>
        <w:proofErr w:type="spellStart"/>
        <w:r w:rsidR="00F666D4">
          <w:rPr>
            <w:lang w:val="en-US"/>
          </w:rPr>
          <w:t>менее</w:t>
        </w:r>
      </w:ins>
      <w:proofErr w:type="spellEnd"/>
      <w:r>
        <w:rPr>
          <w:lang w:val="en-US"/>
        </w:rPr>
        <w:t xml:space="preserve"> 4 Gb</w:t>
      </w:r>
    </w:p>
    <w:p w14:paraId="1ED177B0" w14:textId="4E6D12C8" w:rsidR="00B60E21" w:rsidRDefault="00B60E21" w:rsidP="00BC0D6E">
      <w:pPr>
        <w:pStyle w:val="ListParagraph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 xml:space="preserve">LAN </w:t>
      </w:r>
      <w:proofErr w:type="spellStart"/>
      <w:ins w:id="9" w:author="Глеб Павлович" w:date="2015-06-10T11:19:00Z">
        <w:r w:rsidR="00F666D4">
          <w:rPr>
            <w:lang w:val="en-US"/>
          </w:rPr>
          <w:t>не</w:t>
        </w:r>
        <w:proofErr w:type="spellEnd"/>
        <w:r w:rsidR="00F666D4">
          <w:rPr>
            <w:lang w:val="en-US"/>
          </w:rPr>
          <w:t xml:space="preserve"> </w:t>
        </w:r>
        <w:proofErr w:type="spellStart"/>
        <w:r w:rsidR="00F666D4">
          <w:rPr>
            <w:lang w:val="en-US"/>
          </w:rPr>
          <w:t>менее</w:t>
        </w:r>
      </w:ins>
      <w:proofErr w:type="spellEnd"/>
      <w:r>
        <w:rPr>
          <w:lang w:val="en-US"/>
        </w:rPr>
        <w:t xml:space="preserve"> </w:t>
      </w:r>
      <w:r w:rsidR="00240177">
        <w:rPr>
          <w:lang w:val="en-US"/>
        </w:rPr>
        <w:t>1024 Kbps</w:t>
      </w:r>
      <w:r w:rsidR="00BC0D6E">
        <w:rPr>
          <w:lang w:val="en-US"/>
        </w:rPr>
        <w:t>.</w:t>
      </w:r>
      <w:commentRangeEnd w:id="2"/>
      <w:r w:rsidR="005412B7">
        <w:rPr>
          <w:rStyle w:val="CommentReference"/>
        </w:rPr>
        <w:commentReference w:id="2"/>
      </w:r>
    </w:p>
    <w:p w14:paraId="517DE25E" w14:textId="7EC32F74" w:rsidR="00240177" w:rsidRPr="005412B7" w:rsidRDefault="00BC0D6E" w:rsidP="00BC0D6E">
      <w:pPr>
        <w:pStyle w:val="ListParagraph"/>
        <w:numPr>
          <w:ilvl w:val="0"/>
          <w:numId w:val="8"/>
        </w:numPr>
        <w:jc w:val="both"/>
      </w:pPr>
      <w:r>
        <w:t xml:space="preserve">Установленный веб-сервер </w:t>
      </w:r>
      <w:r>
        <w:rPr>
          <w:lang w:val="en-US"/>
        </w:rPr>
        <w:t>Apache</w:t>
      </w:r>
      <w:r w:rsidRPr="005412B7">
        <w:t xml:space="preserve"> / </w:t>
      </w:r>
      <w:r>
        <w:rPr>
          <w:lang w:val="en-US"/>
        </w:rPr>
        <w:t>IIS</w:t>
      </w:r>
      <w:r w:rsidRPr="005412B7">
        <w:t>.</w:t>
      </w:r>
    </w:p>
    <w:p w14:paraId="47074D17" w14:textId="0EBCDEFC" w:rsidR="00BC0D6E" w:rsidRPr="00BC0D6E" w:rsidRDefault="00BC0D6E" w:rsidP="00BC0D6E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12B7">
        <w:t xml:space="preserve">В случае использования </w:t>
      </w:r>
      <w:proofErr w:type="spellStart"/>
      <w:r>
        <w:rPr>
          <w:lang w:val="en-US"/>
        </w:rPr>
        <w:t>VipNet</w:t>
      </w:r>
      <w:proofErr w:type="spellEnd"/>
      <w:r w:rsidRPr="005412B7">
        <w:t xml:space="preserve"> </w:t>
      </w:r>
      <w:r>
        <w:t>доступ во внутренней сети к приложению СУО на сервере должен быть разрешен.</w:t>
      </w:r>
    </w:p>
    <w:p w14:paraId="71CDED8C" w14:textId="0B2F7D14" w:rsidR="00BC0D6E" w:rsidRPr="005412B7" w:rsidRDefault="00BC0D6E" w:rsidP="00BC0D6E">
      <w:pPr>
        <w:pStyle w:val="ListParagraph"/>
        <w:numPr>
          <w:ilvl w:val="0"/>
          <w:numId w:val="8"/>
        </w:numPr>
        <w:jc w:val="both"/>
      </w:pPr>
      <w:r>
        <w:t xml:space="preserve">В случае использования СУО совместно с АИС МФЦ </w:t>
      </w:r>
      <w:r>
        <w:rPr>
          <w:lang w:val="en-US"/>
        </w:rPr>
        <w:t>Re</w:t>
      </w:r>
      <w:r w:rsidRPr="005412B7">
        <w:t>:</w:t>
      </w:r>
      <w:r>
        <w:rPr>
          <w:lang w:val="en-US"/>
        </w:rPr>
        <w:t>Doc</w:t>
      </w:r>
      <w:r w:rsidRPr="005412B7">
        <w:t xml:space="preserve">, приложение </w:t>
      </w:r>
      <w:r>
        <w:t xml:space="preserve">СУО должно иметь доступ к веб-интерфейсу используемого в данной организации </w:t>
      </w:r>
      <w:r>
        <w:rPr>
          <w:lang w:val="en-US"/>
        </w:rPr>
        <w:t>Re</w:t>
      </w:r>
      <w:r w:rsidRPr="005412B7">
        <w:t>:</w:t>
      </w:r>
      <w:r>
        <w:rPr>
          <w:lang w:val="en-US"/>
        </w:rPr>
        <w:t>Doc</w:t>
      </w:r>
      <w:r>
        <w:t>.</w:t>
      </w:r>
    </w:p>
    <w:p w14:paraId="60B133F4" w14:textId="77777777" w:rsidR="00B60E21" w:rsidRPr="00B60E21" w:rsidRDefault="00B60E21" w:rsidP="00B60E21"/>
    <w:p w14:paraId="3997310E" w14:textId="2BC53176" w:rsidR="00DF2F01" w:rsidRPr="00C87A11" w:rsidRDefault="00BC0D6E" w:rsidP="00C87A11">
      <w:pPr>
        <w:pStyle w:val="Heading1"/>
        <w:jc w:val="both"/>
        <w:rPr>
          <w:rFonts w:asciiTheme="minorHAnsi" w:hAnsiTheme="minorHAnsi" w:cs="Times New Roman"/>
          <w:color w:val="auto"/>
        </w:rPr>
      </w:pPr>
      <w:bookmarkStart w:id="10" w:name="_Toc296345310"/>
      <w:r>
        <w:rPr>
          <w:rFonts w:asciiTheme="minorHAnsi" w:hAnsiTheme="minorHAnsi" w:cs="Times New Roman"/>
          <w:color w:val="auto"/>
        </w:rPr>
        <w:t>Т</w:t>
      </w:r>
      <w:r w:rsidR="00D44C6E">
        <w:rPr>
          <w:rFonts w:asciiTheme="minorHAnsi" w:hAnsiTheme="minorHAnsi" w:cs="Times New Roman"/>
          <w:color w:val="auto"/>
        </w:rPr>
        <w:t>ребования</w:t>
      </w:r>
      <w:r w:rsidR="00DF2F01" w:rsidRPr="00C87A11">
        <w:rPr>
          <w:rFonts w:asciiTheme="minorHAnsi" w:hAnsiTheme="minorHAnsi" w:cs="Times New Roman"/>
          <w:color w:val="auto"/>
        </w:rPr>
        <w:t xml:space="preserve"> </w:t>
      </w:r>
      <w:r w:rsidR="00B60E21">
        <w:rPr>
          <w:rFonts w:asciiTheme="minorHAnsi" w:hAnsiTheme="minorHAnsi" w:cs="Times New Roman"/>
          <w:color w:val="auto"/>
        </w:rPr>
        <w:t xml:space="preserve">к </w:t>
      </w:r>
      <w:proofErr w:type="spellStart"/>
      <w:r w:rsidR="00B60E21">
        <w:rPr>
          <w:rFonts w:asciiTheme="minorHAnsi" w:hAnsiTheme="minorHAnsi" w:cs="Times New Roman"/>
          <w:color w:val="auto"/>
        </w:rPr>
        <w:t>инфокиоску</w:t>
      </w:r>
      <w:proofErr w:type="spellEnd"/>
      <w:r w:rsidR="00DF2F01" w:rsidRPr="00C87A11">
        <w:rPr>
          <w:rFonts w:asciiTheme="minorHAnsi" w:hAnsiTheme="minorHAnsi" w:cs="Times New Roman"/>
          <w:color w:val="auto"/>
        </w:rPr>
        <w:t xml:space="preserve">  </w:t>
      </w:r>
      <w:bookmarkEnd w:id="10"/>
    </w:p>
    <w:p w14:paraId="7841C5EB" w14:textId="567F200B" w:rsidR="00DF2F01" w:rsidRPr="005412B7" w:rsidRDefault="00DF2F01" w:rsidP="00BC0D6E">
      <w:pPr>
        <w:pStyle w:val="ListParagraph"/>
        <w:numPr>
          <w:ilvl w:val="0"/>
          <w:numId w:val="8"/>
        </w:numPr>
        <w:jc w:val="both"/>
      </w:pPr>
      <w:r w:rsidRPr="005412B7">
        <w:t>Поддерживаемые операционные сис</w:t>
      </w:r>
      <w:r w:rsidR="00016045" w:rsidRPr="005412B7">
        <w:t xml:space="preserve">темы: </w:t>
      </w:r>
      <w:r w:rsidR="00016045" w:rsidRPr="00836CCC">
        <w:rPr>
          <w:lang w:val="en-US"/>
        </w:rPr>
        <w:t>Windows</w:t>
      </w:r>
      <w:r w:rsidR="00016045" w:rsidRPr="005412B7">
        <w:t xml:space="preserve">, </w:t>
      </w:r>
      <w:proofErr w:type="spellStart"/>
      <w:r w:rsidR="00016045" w:rsidRPr="00836CCC">
        <w:rPr>
          <w:lang w:val="en-US"/>
        </w:rPr>
        <w:t>linux</w:t>
      </w:r>
      <w:proofErr w:type="spellEnd"/>
      <w:r w:rsidR="00BC0D6E" w:rsidRPr="005412B7">
        <w:t>.</w:t>
      </w:r>
    </w:p>
    <w:p w14:paraId="0E52AE6D" w14:textId="65FD1950" w:rsidR="00DF2F01" w:rsidRPr="005412B7" w:rsidRDefault="00DF2F01" w:rsidP="00BC0D6E">
      <w:pPr>
        <w:pStyle w:val="ListParagraph"/>
        <w:numPr>
          <w:ilvl w:val="0"/>
          <w:numId w:val="8"/>
        </w:numPr>
        <w:jc w:val="both"/>
      </w:pPr>
      <w:commentRangeStart w:id="11"/>
      <w:r w:rsidRPr="005412B7">
        <w:t>Досту</w:t>
      </w:r>
      <w:r w:rsidR="00BC0D6E" w:rsidRPr="005412B7">
        <w:t>п к интернет не ниже 1024 кб/с.</w:t>
      </w:r>
      <w:commentRangeEnd w:id="11"/>
      <w:r w:rsidR="005412B7">
        <w:rPr>
          <w:rStyle w:val="CommentReference"/>
        </w:rPr>
        <w:commentReference w:id="11"/>
      </w:r>
    </w:p>
    <w:p w14:paraId="5ADB23D1" w14:textId="3ECF8D69" w:rsidR="00016045" w:rsidRPr="005412B7" w:rsidRDefault="00DF2F01" w:rsidP="00BC0D6E">
      <w:pPr>
        <w:pStyle w:val="ListParagraph"/>
        <w:numPr>
          <w:ilvl w:val="0"/>
          <w:numId w:val="8"/>
        </w:numPr>
        <w:jc w:val="both"/>
      </w:pPr>
      <w:r w:rsidRPr="005412B7">
        <w:t xml:space="preserve">Интернет браузер </w:t>
      </w:r>
      <w:r w:rsidR="000E4650" w:rsidRPr="00836CCC">
        <w:rPr>
          <w:lang w:val="en-US"/>
        </w:rPr>
        <w:t>Google</w:t>
      </w:r>
      <w:r w:rsidR="000E4650" w:rsidRPr="005412B7">
        <w:t xml:space="preserve"> </w:t>
      </w:r>
      <w:r w:rsidR="000E4650" w:rsidRPr="00836CCC">
        <w:rPr>
          <w:lang w:val="en-US"/>
        </w:rPr>
        <w:t>C</w:t>
      </w:r>
      <w:r w:rsidRPr="00836CCC">
        <w:rPr>
          <w:lang w:val="en-US"/>
        </w:rPr>
        <w:t>hrome</w:t>
      </w:r>
      <w:r w:rsidR="00016045" w:rsidRPr="005412B7">
        <w:t xml:space="preserve"> версии не выше 41</w:t>
      </w:r>
      <w:r w:rsidR="000E4650" w:rsidRPr="005412B7">
        <w:t xml:space="preserve"> (в связи с изменением политики работы с </w:t>
      </w:r>
      <w:r w:rsidR="000E4650" w:rsidRPr="00836CCC">
        <w:rPr>
          <w:lang w:val="en-US"/>
        </w:rPr>
        <w:t>Java</w:t>
      </w:r>
      <w:r w:rsidR="000E4650" w:rsidRPr="005412B7">
        <w:t xml:space="preserve"> апплетами)</w:t>
      </w:r>
      <w:r w:rsidR="00BC0D6E" w:rsidRPr="005412B7">
        <w:t>.</w:t>
      </w:r>
    </w:p>
    <w:p w14:paraId="619CF331" w14:textId="26F9847D" w:rsidR="00DF2F01" w:rsidRPr="005412B7" w:rsidRDefault="000E4650" w:rsidP="00BC0D6E">
      <w:pPr>
        <w:pStyle w:val="ListParagraph"/>
        <w:numPr>
          <w:ilvl w:val="0"/>
          <w:numId w:val="8"/>
        </w:numPr>
        <w:jc w:val="both"/>
      </w:pPr>
      <w:commentRangeStart w:id="12"/>
      <w:r w:rsidRPr="00836CCC">
        <w:rPr>
          <w:lang w:val="en-US"/>
        </w:rPr>
        <w:t>Java</w:t>
      </w:r>
      <w:r w:rsidRPr="005412B7">
        <w:t xml:space="preserve"> 7 (необходима </w:t>
      </w:r>
      <w:r w:rsidRPr="00836CCC">
        <w:rPr>
          <w:lang w:val="en-US"/>
        </w:rPr>
        <w:t>J</w:t>
      </w:r>
      <w:r w:rsidR="00BC0D6E">
        <w:rPr>
          <w:lang w:val="en-US"/>
        </w:rPr>
        <w:t>ava</w:t>
      </w:r>
      <w:r w:rsidR="00BC0D6E" w:rsidRPr="005412B7">
        <w:t xml:space="preserve"> 7 версии</w:t>
      </w:r>
      <w:ins w:id="13" w:author="Глеб Павлович" w:date="2015-06-10T11:17:00Z">
        <w:r w:rsidR="00F666D4">
          <w:t xml:space="preserve">, этого требует политика </w:t>
        </w:r>
        <w:commentRangeStart w:id="14"/>
        <w:r w:rsidR="00F666D4">
          <w:t>безопасности</w:t>
        </w:r>
        <w:commentRangeEnd w:id="14"/>
        <w:r w:rsidR="00F666D4">
          <w:rPr>
            <w:rStyle w:val="CommentReference"/>
          </w:rPr>
          <w:commentReference w:id="14"/>
        </w:r>
      </w:ins>
      <w:r w:rsidR="00BC0D6E" w:rsidRPr="005412B7">
        <w:t>)</w:t>
      </w:r>
      <w:commentRangeEnd w:id="12"/>
      <w:r w:rsidR="005412B7">
        <w:rPr>
          <w:rStyle w:val="CommentReference"/>
        </w:rPr>
        <w:commentReference w:id="12"/>
      </w:r>
      <w:r w:rsidR="00BC0D6E" w:rsidRPr="005412B7">
        <w:t>.</w:t>
      </w:r>
    </w:p>
    <w:p w14:paraId="5D2A7B7C" w14:textId="7BE7A4E4" w:rsidR="00DF2F01" w:rsidRPr="00836CCC" w:rsidRDefault="00BC0D6E" w:rsidP="00BC0D6E">
      <w:pPr>
        <w:pStyle w:val="ListParagraph"/>
        <w:numPr>
          <w:ilvl w:val="0"/>
          <w:numId w:val="8"/>
        </w:numPr>
        <w:jc w:val="both"/>
        <w:rPr>
          <w:lang w:val="en-US"/>
        </w:rPr>
      </w:pPr>
      <w:commentRangeStart w:id="16"/>
      <w:proofErr w:type="spellStart"/>
      <w:r>
        <w:rPr>
          <w:lang w:val="en-US"/>
        </w:rPr>
        <w:t>Тачскрин</w:t>
      </w:r>
      <w:commentRangeEnd w:id="16"/>
      <w:proofErr w:type="spellEnd"/>
      <w:r w:rsidR="005412B7">
        <w:rPr>
          <w:rStyle w:val="CommentReference"/>
        </w:rPr>
        <w:commentReference w:id="16"/>
      </w:r>
      <w:ins w:id="17" w:author="Глеб Павлович" w:date="2015-06-10T11:20:00Z">
        <w:r w:rsidR="000C1556">
          <w:rPr>
            <w:lang w:val="en-US"/>
          </w:rPr>
          <w:t xml:space="preserve">, </w:t>
        </w:r>
        <w:proofErr w:type="spellStart"/>
        <w:r w:rsidR="00F666D4">
          <w:rPr>
            <w:lang w:val="en-US"/>
          </w:rPr>
          <w:t>емкостный</w:t>
        </w:r>
        <w:proofErr w:type="spellEnd"/>
        <w:r w:rsidR="00F666D4">
          <w:rPr>
            <w:lang w:val="en-US"/>
          </w:rPr>
          <w:t xml:space="preserve"> </w:t>
        </w:r>
        <w:proofErr w:type="spellStart"/>
        <w:r w:rsidR="00F666D4">
          <w:rPr>
            <w:lang w:val="en-US"/>
          </w:rPr>
          <w:t>или</w:t>
        </w:r>
        <w:proofErr w:type="spellEnd"/>
        <w:r w:rsidR="00F666D4">
          <w:rPr>
            <w:lang w:val="en-US"/>
          </w:rPr>
          <w:t xml:space="preserve"> ПАВ</w:t>
        </w:r>
      </w:ins>
      <w:r>
        <w:rPr>
          <w:lang w:val="en-US"/>
        </w:rPr>
        <w:t>.</w:t>
      </w:r>
    </w:p>
    <w:p w14:paraId="251280D8" w14:textId="562D82ED" w:rsidR="00016045" w:rsidRDefault="00BC0D6E" w:rsidP="00BC0D6E">
      <w:pPr>
        <w:pStyle w:val="ListParagraph"/>
        <w:numPr>
          <w:ilvl w:val="0"/>
          <w:numId w:val="8"/>
        </w:numPr>
        <w:jc w:val="both"/>
        <w:rPr>
          <w:lang w:val="en-US"/>
        </w:rPr>
      </w:pPr>
      <w:commentRangeStart w:id="18"/>
      <w:proofErr w:type="spellStart"/>
      <w:r>
        <w:rPr>
          <w:lang w:val="en-US"/>
        </w:rPr>
        <w:t>Термопринтер</w:t>
      </w:r>
      <w:commentRangeEnd w:id="18"/>
      <w:proofErr w:type="spellEnd"/>
      <w:r w:rsidR="005412B7">
        <w:rPr>
          <w:rStyle w:val="CommentReference"/>
        </w:rPr>
        <w:commentReference w:id="18"/>
      </w:r>
      <w:ins w:id="19" w:author="Глеб Павлович" w:date="2015-06-10T11:20:00Z">
        <w:r w:rsidR="00F666D4">
          <w:rPr>
            <w:lang w:val="en-US"/>
          </w:rPr>
          <w:t xml:space="preserve"> </w:t>
        </w:r>
      </w:ins>
      <w:ins w:id="20" w:author="Глеб Павлович" w:date="2015-06-10T11:21:00Z">
        <w:r w:rsidR="00F666D4">
          <w:rPr>
            <w:lang w:val="en-US"/>
          </w:rPr>
          <w:t xml:space="preserve">с </w:t>
        </w:r>
        <w:proofErr w:type="spellStart"/>
        <w:r w:rsidR="00F666D4">
          <w:rPr>
            <w:lang w:val="en-US"/>
          </w:rPr>
          <w:t>установленными</w:t>
        </w:r>
        <w:proofErr w:type="spellEnd"/>
        <w:r w:rsidR="00F666D4">
          <w:rPr>
            <w:lang w:val="en-US"/>
          </w:rPr>
          <w:t xml:space="preserve"> </w:t>
        </w:r>
        <w:proofErr w:type="spellStart"/>
        <w:r w:rsidR="00F666D4">
          <w:rPr>
            <w:lang w:val="en-US"/>
          </w:rPr>
          <w:t>драйверами</w:t>
        </w:r>
        <w:proofErr w:type="spellEnd"/>
        <w:r w:rsidR="00F666D4">
          <w:rPr>
            <w:lang w:val="en-US"/>
          </w:rPr>
          <w:t xml:space="preserve"> в </w:t>
        </w:r>
        <w:proofErr w:type="spellStart"/>
        <w:r w:rsidR="00F666D4">
          <w:rPr>
            <w:lang w:val="en-US"/>
          </w:rPr>
          <w:t>зависимости</w:t>
        </w:r>
        <w:proofErr w:type="spellEnd"/>
        <w:r w:rsidR="00F666D4">
          <w:rPr>
            <w:lang w:val="en-US"/>
          </w:rPr>
          <w:t xml:space="preserve"> </w:t>
        </w:r>
        <w:proofErr w:type="spellStart"/>
        <w:r w:rsidR="00F666D4">
          <w:rPr>
            <w:lang w:val="en-US"/>
          </w:rPr>
          <w:t>от</w:t>
        </w:r>
        <w:proofErr w:type="spellEnd"/>
        <w:r w:rsidR="00F666D4">
          <w:rPr>
            <w:lang w:val="en-US"/>
          </w:rPr>
          <w:t xml:space="preserve"> ОС</w:t>
        </w:r>
      </w:ins>
      <w:r>
        <w:rPr>
          <w:lang w:val="en-US"/>
        </w:rPr>
        <w:t>.</w:t>
      </w:r>
    </w:p>
    <w:p w14:paraId="4806B70E" w14:textId="77777777" w:rsidR="003F7DEF" w:rsidRPr="003F7DEF" w:rsidRDefault="003F7DEF" w:rsidP="003F7DEF">
      <w:pPr>
        <w:jc w:val="both"/>
        <w:rPr>
          <w:lang w:val="en-US"/>
        </w:rPr>
      </w:pPr>
    </w:p>
    <w:p w14:paraId="258EEFF0" w14:textId="0CD99C92" w:rsidR="00A6302D" w:rsidRPr="005412B7" w:rsidRDefault="0079368B" w:rsidP="0026435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jc w:val="both"/>
        <w:rPr>
          <w:rFonts w:cs="Times New Roman"/>
        </w:rPr>
      </w:pPr>
      <w:r w:rsidRPr="005412B7">
        <w:rPr>
          <w:rFonts w:cs="Times New Roman"/>
        </w:rPr>
        <w:t xml:space="preserve">ВАЖНО: </w:t>
      </w:r>
      <w:commentRangeStart w:id="21"/>
      <w:r w:rsidRPr="005412B7">
        <w:rPr>
          <w:rFonts w:cs="Times New Roman"/>
        </w:rPr>
        <w:t xml:space="preserve">В настройках безопасности </w:t>
      </w:r>
      <w:r>
        <w:rPr>
          <w:rFonts w:cs="Times New Roman"/>
          <w:lang w:val="en-US"/>
        </w:rPr>
        <w:t>Java</w:t>
      </w:r>
      <w:r w:rsidRPr="005412B7">
        <w:rPr>
          <w:rFonts w:cs="Times New Roman"/>
        </w:rPr>
        <w:t xml:space="preserve"> узел, где размещена СУО должен быть добавлен в доверенные (подробнее </w:t>
      </w:r>
      <w:r w:rsidR="007F3BC7" w:rsidRPr="005412B7">
        <w:rPr>
          <w:rFonts w:cs="Times New Roman"/>
        </w:rPr>
        <w:t xml:space="preserve">на официальном сайте: </w:t>
      </w:r>
      <w:hyperlink r:id="rId10" w:history="1">
        <w:r w:rsidR="007F3BC7" w:rsidRPr="005412B7">
          <w:rPr>
            <w:rStyle w:val="Hyperlink"/>
            <w:rFonts w:cs="Times New Roman"/>
          </w:rPr>
          <w:t>Как конт</w:t>
        </w:r>
        <w:r w:rsidR="00F323FB" w:rsidRPr="005412B7">
          <w:rPr>
            <w:rStyle w:val="Hyperlink"/>
            <w:rFonts w:cs="Times New Roman"/>
          </w:rPr>
          <w:t>ролировать выполнение</w:t>
        </w:r>
        <w:r w:rsidR="007F3BC7" w:rsidRPr="005412B7">
          <w:rPr>
            <w:rStyle w:val="Hyperlink"/>
            <w:rFonts w:cs="Times New Roman"/>
          </w:rPr>
          <w:t xml:space="preserve"> апплетов и приложений в веб-браузере?</w:t>
        </w:r>
        <w:r w:rsidR="007F3BC7" w:rsidRPr="005412B7">
          <w:rPr>
            <w:rStyle w:val="Hyperlink"/>
            <w:rFonts w:cs="Times New Roman"/>
            <w:color w:val="auto"/>
            <w:u w:val="none"/>
          </w:rPr>
          <w:t>)</w:t>
        </w:r>
      </w:hyperlink>
      <w:r w:rsidR="003973CC">
        <w:rPr>
          <w:rFonts w:cs="Times New Roman"/>
          <w:lang w:val="en-US"/>
        </w:rPr>
        <w:t>.</w:t>
      </w:r>
      <w:r w:rsidR="00375CBD">
        <w:rPr>
          <w:rFonts w:cs="Times New Roman"/>
          <w:lang w:val="en-US"/>
        </w:rPr>
        <w:t xml:space="preserve"> </w:t>
      </w:r>
      <w:r w:rsidR="00375CBD" w:rsidRPr="005412B7">
        <w:rPr>
          <w:rFonts w:cs="Times New Roman"/>
        </w:rPr>
        <w:t xml:space="preserve">При первом запуске необходимо разрешить браузеру использование </w:t>
      </w:r>
      <w:commentRangeStart w:id="22"/>
      <w:r w:rsidR="00375CBD" w:rsidRPr="005412B7">
        <w:rPr>
          <w:rFonts w:cs="Times New Roman"/>
        </w:rPr>
        <w:t>апплета</w:t>
      </w:r>
      <w:commentRangeEnd w:id="22"/>
      <w:r w:rsidR="00D43139">
        <w:rPr>
          <w:rStyle w:val="CommentReference"/>
        </w:rPr>
        <w:commentReference w:id="22"/>
      </w:r>
      <w:r w:rsidR="00375CBD" w:rsidRPr="005412B7">
        <w:rPr>
          <w:rFonts w:cs="Times New Roman"/>
        </w:rPr>
        <w:t>.</w:t>
      </w:r>
      <w:commentRangeEnd w:id="21"/>
      <w:r w:rsidR="005412B7">
        <w:rPr>
          <w:rStyle w:val="CommentReference"/>
        </w:rPr>
        <w:commentReference w:id="21"/>
      </w:r>
    </w:p>
    <w:p w14:paraId="7E8B7B50" w14:textId="7A8B6AFF" w:rsidR="003F7DEF" w:rsidRDefault="003F7DEF" w:rsidP="0026435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jc w:val="both"/>
        <w:rPr>
          <w:rFonts w:cs="Times New Roman"/>
        </w:rPr>
      </w:pPr>
      <w:commentRangeStart w:id="23"/>
      <w:r>
        <w:rPr>
          <w:rFonts w:cs="Times New Roman"/>
        </w:rPr>
        <w:t>Для автоматического запуска браузера с интерфейсом СУО на киоске необходимо создать в планировщике задач действие при входе в ОС со следующими параметрами:</w:t>
      </w:r>
    </w:p>
    <w:p w14:paraId="5468E8DE" w14:textId="08F79D63" w:rsidR="003F7DEF" w:rsidRPr="003F7DEF" w:rsidRDefault="00182530" w:rsidP="00D140AB">
      <w:pPr>
        <w:jc w:val="both"/>
      </w:pPr>
      <w:r>
        <w:t xml:space="preserve">Запуск программы (путь может меняться в зависимости от ОС и версии): </w:t>
      </w:r>
      <w:r w:rsidR="003F7DEF" w:rsidRPr="003F7DEF">
        <w:t xml:space="preserve">"C:\Program </w:t>
      </w:r>
      <w:proofErr w:type="spellStart"/>
      <w:r w:rsidR="003F7DEF" w:rsidRPr="003F7DEF">
        <w:t>Files</w:t>
      </w:r>
      <w:proofErr w:type="spellEnd"/>
      <w:r w:rsidR="003F7DEF" w:rsidRPr="003F7DEF">
        <w:t xml:space="preserve"> (x86)\</w:t>
      </w:r>
      <w:proofErr w:type="spellStart"/>
      <w:r w:rsidR="003F7DEF" w:rsidRPr="003F7DEF">
        <w:t>Google</w:t>
      </w:r>
      <w:proofErr w:type="spellEnd"/>
      <w:r w:rsidR="003F7DEF" w:rsidRPr="003F7DEF">
        <w:t>\</w:t>
      </w:r>
      <w:proofErr w:type="spellStart"/>
      <w:r w:rsidR="003F7DEF" w:rsidRPr="003F7DEF">
        <w:t>Chrome</w:t>
      </w:r>
      <w:proofErr w:type="spellEnd"/>
      <w:r w:rsidR="003F7DEF" w:rsidRPr="003F7DEF">
        <w:t>\</w:t>
      </w:r>
      <w:proofErr w:type="spellStart"/>
      <w:r w:rsidR="003F7DEF" w:rsidRPr="003F7DEF">
        <w:t>Application</w:t>
      </w:r>
      <w:proofErr w:type="spellEnd"/>
      <w:r w:rsidR="003F7DEF" w:rsidRPr="003F7DEF">
        <w:t>\chrome.exe"</w:t>
      </w:r>
    </w:p>
    <w:p w14:paraId="57BA7CD1" w14:textId="1E5D96F1" w:rsidR="003F7DEF" w:rsidRPr="005412B7" w:rsidRDefault="00182530" w:rsidP="00D140AB">
      <w:pPr>
        <w:jc w:val="both"/>
        <w:rPr>
          <w:lang w:val="en-US"/>
        </w:rPr>
      </w:pPr>
      <w:r>
        <w:t>Параметры</w:t>
      </w:r>
      <w:r w:rsidRPr="005412B7">
        <w:rPr>
          <w:lang w:val="en-US"/>
        </w:rPr>
        <w:t xml:space="preserve">: </w:t>
      </w:r>
      <w:r w:rsidR="003F7DEF" w:rsidRPr="005412B7">
        <w:rPr>
          <w:lang w:val="en-US"/>
        </w:rPr>
        <w:t>--window-position=0,0 --kiosk "http://</w:t>
      </w:r>
      <w:r w:rsidR="003F7DEF" w:rsidRPr="003F7DEF">
        <w:rPr>
          <w:i/>
          <w:u w:val="single"/>
        </w:rPr>
        <w:t>адрес</w:t>
      </w:r>
      <w:r w:rsidR="003F7DEF" w:rsidRPr="005412B7">
        <w:rPr>
          <w:i/>
          <w:u w:val="single"/>
          <w:lang w:val="en-US"/>
        </w:rPr>
        <w:t>-</w:t>
      </w:r>
      <w:r w:rsidR="003F7DEF" w:rsidRPr="003F7DEF">
        <w:rPr>
          <w:i/>
          <w:u w:val="single"/>
        </w:rPr>
        <w:t>приложения</w:t>
      </w:r>
      <w:r w:rsidR="003F7DEF" w:rsidRPr="005412B7">
        <w:rPr>
          <w:i/>
          <w:u w:val="single"/>
          <w:lang w:val="en-US"/>
        </w:rPr>
        <w:t>-</w:t>
      </w:r>
      <w:r w:rsidR="003F7DEF" w:rsidRPr="003F7DEF">
        <w:rPr>
          <w:i/>
          <w:u w:val="single"/>
        </w:rPr>
        <w:t>суо</w:t>
      </w:r>
      <w:r w:rsidR="003F7DEF" w:rsidRPr="005412B7">
        <w:rPr>
          <w:lang w:val="en-US"/>
        </w:rPr>
        <w:t>"</w:t>
      </w:r>
    </w:p>
    <w:p w14:paraId="3FE878A3" w14:textId="77777777" w:rsidR="003F7DEF" w:rsidRPr="005412B7" w:rsidRDefault="003F7DEF" w:rsidP="00D140AB">
      <w:pPr>
        <w:jc w:val="both"/>
        <w:rPr>
          <w:lang w:val="en-US"/>
        </w:rPr>
      </w:pPr>
    </w:p>
    <w:p w14:paraId="505FE700" w14:textId="5165487B" w:rsidR="003F7DEF" w:rsidRPr="003F7DEF" w:rsidRDefault="003F7DEF" w:rsidP="00D140AB">
      <w:pPr>
        <w:jc w:val="both"/>
      </w:pPr>
      <w:r w:rsidRPr="003F7DEF">
        <w:t>Запуск 2х киосков на 2х мониторах</w:t>
      </w:r>
      <w:r>
        <w:t xml:space="preserve"> одного компьютера:</w:t>
      </w:r>
      <w:r w:rsidR="00182530">
        <w:t xml:space="preserve"> *</w:t>
      </w:r>
    </w:p>
    <w:p w14:paraId="183E8548" w14:textId="77777777" w:rsidR="003F7DEF" w:rsidRPr="005412B7" w:rsidRDefault="003F7DEF" w:rsidP="00D140AB">
      <w:pPr>
        <w:jc w:val="both"/>
        <w:rPr>
          <w:lang w:val="en-US"/>
        </w:rPr>
      </w:pPr>
      <w:r w:rsidRPr="005412B7">
        <w:rPr>
          <w:lang w:val="en-US"/>
        </w:rPr>
        <w:t>"C:\Program Files (x86)\Google\Chrome\Application\chrome.exe"</w:t>
      </w:r>
    </w:p>
    <w:p w14:paraId="318BD706" w14:textId="7EB1DF05" w:rsidR="003F7DEF" w:rsidRPr="005412B7" w:rsidRDefault="003F7DEF" w:rsidP="00D140AB">
      <w:pPr>
        <w:jc w:val="both"/>
        <w:rPr>
          <w:lang w:val="en-US"/>
        </w:rPr>
      </w:pPr>
      <w:r w:rsidRPr="005412B7">
        <w:rPr>
          <w:lang w:val="en-US"/>
        </w:rPr>
        <w:t>--</w:t>
      </w:r>
      <w:proofErr w:type="gramStart"/>
      <w:r w:rsidRPr="005412B7">
        <w:rPr>
          <w:lang w:val="en-US"/>
        </w:rPr>
        <w:t>window</w:t>
      </w:r>
      <w:proofErr w:type="gramEnd"/>
      <w:r w:rsidRPr="005412B7">
        <w:rPr>
          <w:lang w:val="en-US"/>
        </w:rPr>
        <w:t>-position=0,0 --kiosk "http://</w:t>
      </w:r>
      <w:r w:rsidRPr="003F7DEF">
        <w:rPr>
          <w:i/>
          <w:u w:val="single"/>
        </w:rPr>
        <w:t>адрес</w:t>
      </w:r>
      <w:r w:rsidRPr="005412B7">
        <w:rPr>
          <w:i/>
          <w:u w:val="single"/>
          <w:lang w:val="en-US"/>
        </w:rPr>
        <w:t>-</w:t>
      </w:r>
      <w:r w:rsidRPr="003F7DEF">
        <w:rPr>
          <w:i/>
          <w:u w:val="single"/>
        </w:rPr>
        <w:t>приложения</w:t>
      </w:r>
      <w:r w:rsidRPr="005412B7">
        <w:rPr>
          <w:i/>
          <w:u w:val="single"/>
          <w:lang w:val="en-US"/>
        </w:rPr>
        <w:t>-</w:t>
      </w:r>
      <w:r w:rsidRPr="003F7DEF">
        <w:rPr>
          <w:i/>
          <w:u w:val="single"/>
        </w:rPr>
        <w:t>суо</w:t>
      </w:r>
      <w:r w:rsidRPr="005412B7">
        <w:rPr>
          <w:lang w:val="en-US"/>
        </w:rPr>
        <w:t>"</w:t>
      </w:r>
    </w:p>
    <w:p w14:paraId="07D3B7D4" w14:textId="77777777" w:rsidR="003F7DEF" w:rsidRPr="005412B7" w:rsidRDefault="003F7DEF" w:rsidP="00D140AB">
      <w:pPr>
        <w:jc w:val="both"/>
        <w:rPr>
          <w:lang w:val="en-US"/>
        </w:rPr>
      </w:pPr>
      <w:r w:rsidRPr="005412B7">
        <w:rPr>
          <w:lang w:val="en-US"/>
        </w:rPr>
        <w:t>"C:\Program Files (x86)\Google\Chrome\Application\chrome.exe"</w:t>
      </w:r>
    </w:p>
    <w:p w14:paraId="603FEB79" w14:textId="77777777" w:rsidR="003F7DEF" w:rsidRPr="005412B7" w:rsidRDefault="003F7DEF" w:rsidP="00D140AB">
      <w:pPr>
        <w:jc w:val="both"/>
        <w:rPr>
          <w:lang w:val="en-US"/>
        </w:rPr>
      </w:pPr>
      <w:r w:rsidRPr="005412B7">
        <w:rPr>
          <w:lang w:val="en-US"/>
        </w:rPr>
        <w:t>--</w:t>
      </w:r>
      <w:proofErr w:type="gramStart"/>
      <w:r w:rsidRPr="005412B7">
        <w:rPr>
          <w:lang w:val="en-US"/>
        </w:rPr>
        <w:t>window</w:t>
      </w:r>
      <w:proofErr w:type="gramEnd"/>
      <w:r w:rsidRPr="005412B7">
        <w:rPr>
          <w:lang w:val="en-US"/>
        </w:rPr>
        <w:t>-position=</w:t>
      </w:r>
      <w:r w:rsidRPr="005412B7">
        <w:rPr>
          <w:i/>
          <w:lang w:val="en-US"/>
        </w:rPr>
        <w:t>1680</w:t>
      </w:r>
      <w:r w:rsidRPr="005412B7">
        <w:rPr>
          <w:lang w:val="en-US"/>
        </w:rPr>
        <w:t>,0 --kiosk  --user-data-</w:t>
      </w:r>
      <w:proofErr w:type="spellStart"/>
      <w:r w:rsidRPr="005412B7">
        <w:rPr>
          <w:lang w:val="en-US"/>
        </w:rPr>
        <w:t>dir</w:t>
      </w:r>
      <w:proofErr w:type="spellEnd"/>
      <w:r w:rsidRPr="005412B7">
        <w:rPr>
          <w:lang w:val="en-US"/>
        </w:rPr>
        <w:t>=%</w:t>
      </w:r>
      <w:proofErr w:type="spellStart"/>
      <w:r w:rsidRPr="005412B7">
        <w:rPr>
          <w:lang w:val="en-US"/>
        </w:rPr>
        <w:t>appdata</w:t>
      </w:r>
      <w:proofErr w:type="spellEnd"/>
      <w:r w:rsidRPr="005412B7">
        <w:rPr>
          <w:lang w:val="en-US"/>
        </w:rPr>
        <w:t>%\chrome2</w:t>
      </w:r>
    </w:p>
    <w:p w14:paraId="0F396849" w14:textId="1073E47B" w:rsidR="003F7DEF" w:rsidRPr="003F7DEF" w:rsidRDefault="003F7DEF" w:rsidP="00D140AB">
      <w:pPr>
        <w:jc w:val="both"/>
      </w:pPr>
      <w:r w:rsidRPr="003F7DEF">
        <w:t>"http://</w:t>
      </w:r>
      <w:r w:rsidRPr="003F7DEF">
        <w:rPr>
          <w:i/>
          <w:u w:val="single"/>
        </w:rPr>
        <w:t>адрес-приложения-суо</w:t>
      </w:r>
      <w:r w:rsidRPr="003F7DEF">
        <w:t>"</w:t>
      </w:r>
    </w:p>
    <w:p w14:paraId="5194BC23" w14:textId="58BF4077" w:rsidR="003F7DEF" w:rsidRPr="003F7DEF" w:rsidRDefault="003F7DEF" w:rsidP="00D140AB">
      <w:pPr>
        <w:jc w:val="both"/>
        <w:rPr>
          <w:i/>
        </w:rPr>
      </w:pPr>
      <w:r w:rsidRPr="005412B7">
        <w:rPr>
          <w:i/>
        </w:rPr>
        <w:lastRenderedPageBreak/>
        <w:t xml:space="preserve">* </w:t>
      </w:r>
      <w:r w:rsidRPr="003F7DEF">
        <w:rPr>
          <w:i/>
        </w:rPr>
        <w:t xml:space="preserve">1680 - разрешение основного монитора. Для второго монитора будет создан свой независимый </w:t>
      </w:r>
      <w:commentRangeStart w:id="24"/>
      <w:r w:rsidRPr="003F7DEF">
        <w:rPr>
          <w:i/>
        </w:rPr>
        <w:t>профиль</w:t>
      </w:r>
      <w:commentRangeEnd w:id="24"/>
      <w:r w:rsidR="00D43139">
        <w:rPr>
          <w:rStyle w:val="CommentReference"/>
        </w:rPr>
        <w:commentReference w:id="24"/>
      </w:r>
      <w:r w:rsidRPr="003F7DEF">
        <w:rPr>
          <w:i/>
        </w:rPr>
        <w:t>.</w:t>
      </w:r>
      <w:commentRangeEnd w:id="23"/>
      <w:r w:rsidR="004D738C">
        <w:rPr>
          <w:rStyle w:val="CommentReference"/>
        </w:rPr>
        <w:commentReference w:id="23"/>
      </w:r>
    </w:p>
    <w:p w14:paraId="41D03856" w14:textId="5E4C05FF" w:rsidR="00DF2F01" w:rsidRPr="00C87A11" w:rsidRDefault="00DF2F01" w:rsidP="00C87A11">
      <w:pPr>
        <w:pStyle w:val="Heading1"/>
        <w:jc w:val="both"/>
        <w:rPr>
          <w:rFonts w:asciiTheme="minorHAnsi" w:hAnsiTheme="minorHAnsi" w:cs="Times New Roman"/>
          <w:color w:val="auto"/>
        </w:rPr>
      </w:pPr>
      <w:bookmarkStart w:id="25" w:name="_Toc296345311"/>
      <w:commentRangeStart w:id="26"/>
      <w:commentRangeStart w:id="27"/>
      <w:r w:rsidRPr="00C87A11">
        <w:rPr>
          <w:rFonts w:asciiTheme="minorHAnsi" w:hAnsiTheme="minorHAnsi" w:cs="Times New Roman"/>
          <w:color w:val="auto"/>
        </w:rPr>
        <w:t xml:space="preserve">Установка системы на ОС </w:t>
      </w:r>
      <w:proofErr w:type="spellStart"/>
      <w:r w:rsidRPr="00C87A11">
        <w:rPr>
          <w:rFonts w:asciiTheme="minorHAnsi" w:hAnsiTheme="minorHAnsi" w:cs="Times New Roman"/>
          <w:color w:val="auto"/>
        </w:rPr>
        <w:t>Windows</w:t>
      </w:r>
      <w:proofErr w:type="spellEnd"/>
      <w:r w:rsidRPr="00C87A11">
        <w:rPr>
          <w:rFonts w:asciiTheme="minorHAnsi" w:hAnsiTheme="minorHAnsi" w:cs="Times New Roman"/>
          <w:color w:val="auto"/>
        </w:rPr>
        <w:t xml:space="preserve"> </w:t>
      </w:r>
      <w:proofErr w:type="spellStart"/>
      <w:r w:rsidRPr="00C87A11">
        <w:rPr>
          <w:rFonts w:asciiTheme="minorHAnsi" w:hAnsiTheme="minorHAnsi" w:cs="Times New Roman"/>
          <w:color w:val="auto"/>
        </w:rPr>
        <w:t>Server</w:t>
      </w:r>
      <w:proofErr w:type="spellEnd"/>
      <w:r w:rsidRPr="00C87A11">
        <w:rPr>
          <w:rFonts w:asciiTheme="minorHAnsi" w:hAnsiTheme="minorHAnsi" w:cs="Times New Roman"/>
          <w:color w:val="auto"/>
        </w:rPr>
        <w:t xml:space="preserve">  </w:t>
      </w:r>
      <w:commentRangeEnd w:id="26"/>
      <w:r w:rsidR="004D738C">
        <w:rPr>
          <w:rStyle w:val="CommentReference"/>
          <w:rFonts w:asciiTheme="minorHAnsi" w:eastAsiaTheme="minorEastAsia" w:hAnsiTheme="minorHAnsi" w:cstheme="minorBidi"/>
          <w:b w:val="0"/>
          <w:bCs w:val="0"/>
          <w:color w:val="auto"/>
        </w:rPr>
        <w:commentReference w:id="26"/>
      </w:r>
      <w:commentRangeEnd w:id="27"/>
      <w:r w:rsidR="00DD2BC2">
        <w:rPr>
          <w:rStyle w:val="CommentReference"/>
          <w:rFonts w:asciiTheme="minorHAnsi" w:eastAsiaTheme="minorEastAsia" w:hAnsiTheme="minorHAnsi" w:cstheme="minorBidi"/>
          <w:b w:val="0"/>
          <w:bCs w:val="0"/>
          <w:color w:val="auto"/>
        </w:rPr>
        <w:commentReference w:id="27"/>
      </w:r>
      <w:bookmarkEnd w:id="25"/>
    </w:p>
    <w:p w14:paraId="6C0E117B" w14:textId="0335EF86" w:rsidR="00DF2F01" w:rsidRPr="005412B7" w:rsidRDefault="00DF2F01" w:rsidP="00BC0D6E">
      <w:pPr>
        <w:pStyle w:val="ListParagraph"/>
        <w:numPr>
          <w:ilvl w:val="0"/>
          <w:numId w:val="8"/>
        </w:numPr>
        <w:jc w:val="both"/>
      </w:pPr>
      <w:r w:rsidRPr="005412B7">
        <w:t xml:space="preserve">Загрузить и установить дистрибутив БД </w:t>
      </w:r>
      <w:r w:rsidRPr="00836CCC">
        <w:rPr>
          <w:lang w:val="en-US"/>
        </w:rPr>
        <w:t>MySQL</w:t>
      </w:r>
      <w:r w:rsidRPr="005412B7">
        <w:t xml:space="preserve"> с официального </w:t>
      </w:r>
      <w:proofErr w:type="spellStart"/>
      <w:r w:rsidRPr="005412B7">
        <w:t>сайта</w:t>
      </w:r>
      <w:proofErr w:type="spellEnd"/>
      <w:r w:rsidRPr="005412B7">
        <w:t xml:space="preserve">  </w:t>
      </w:r>
    </w:p>
    <w:p w14:paraId="72C19E81" w14:textId="32140F71" w:rsidR="00DF2F01" w:rsidRPr="005412B7" w:rsidRDefault="00DF2F01" w:rsidP="00BC0D6E">
      <w:pPr>
        <w:pStyle w:val="ListParagraph"/>
        <w:numPr>
          <w:ilvl w:val="0"/>
          <w:numId w:val="8"/>
        </w:numPr>
        <w:jc w:val="both"/>
      </w:pPr>
      <w:commentRangeStart w:id="28"/>
      <w:r w:rsidRPr="005412B7">
        <w:t xml:space="preserve">Загрузить и установить дистрибутив </w:t>
      </w:r>
      <w:r w:rsidRPr="00836CCC">
        <w:rPr>
          <w:lang w:val="en-US"/>
        </w:rPr>
        <w:t>PHP</w:t>
      </w:r>
      <w:r w:rsidRPr="005412B7">
        <w:t xml:space="preserve"> версии 5.4.х </w:t>
      </w:r>
      <w:r w:rsidRPr="00836CCC">
        <w:rPr>
          <w:lang w:val="en-US"/>
        </w:rPr>
        <w:t>c</w:t>
      </w:r>
      <w:r w:rsidRPr="005412B7">
        <w:t xml:space="preserve"> официального </w:t>
      </w:r>
      <w:proofErr w:type="spellStart"/>
      <w:r w:rsidRPr="005412B7">
        <w:t>сайта</w:t>
      </w:r>
      <w:proofErr w:type="spellEnd"/>
      <w:ins w:id="29" w:author="Глеб Павлович" w:date="2015-06-10T11:38:00Z">
        <w:r w:rsidR="007914F2">
          <w:t xml:space="preserve">. Поддерживаются версии </w:t>
        </w:r>
        <w:r w:rsidR="007914F2">
          <w:rPr>
            <w:lang w:val="en-US"/>
          </w:rPr>
          <w:t xml:space="preserve">PHP </w:t>
        </w:r>
        <w:r w:rsidR="007914F2">
          <w:t>не ниже 5.4.х.</w:t>
        </w:r>
      </w:ins>
      <w:r w:rsidRPr="005412B7">
        <w:t xml:space="preserve"> </w:t>
      </w:r>
      <w:commentRangeEnd w:id="28"/>
      <w:r w:rsidR="004D738C">
        <w:rPr>
          <w:rStyle w:val="CommentReference"/>
        </w:rPr>
        <w:commentReference w:id="28"/>
      </w:r>
      <w:r w:rsidRPr="005412B7">
        <w:t> </w:t>
      </w:r>
    </w:p>
    <w:p w14:paraId="08EAC0C4" w14:textId="7DE9C302" w:rsidR="00DF2F01" w:rsidRPr="005412B7" w:rsidRDefault="00DF2F01" w:rsidP="00BC0D6E">
      <w:pPr>
        <w:pStyle w:val="ListParagraph"/>
        <w:numPr>
          <w:ilvl w:val="0"/>
          <w:numId w:val="8"/>
        </w:numPr>
        <w:jc w:val="both"/>
      </w:pPr>
      <w:r w:rsidRPr="005412B7">
        <w:t xml:space="preserve">Настроить исполнение </w:t>
      </w:r>
      <w:proofErr w:type="spellStart"/>
      <w:r w:rsidRPr="005412B7">
        <w:t>файлов</w:t>
      </w:r>
      <w:proofErr w:type="spellEnd"/>
      <w:r w:rsidRPr="005412B7">
        <w:t xml:space="preserve"> .</w:t>
      </w:r>
      <w:proofErr w:type="spellStart"/>
      <w:r w:rsidRPr="00836CCC">
        <w:rPr>
          <w:lang w:val="en-US"/>
        </w:rPr>
        <w:t>php</w:t>
      </w:r>
      <w:proofErr w:type="spellEnd"/>
      <w:r w:rsidRPr="005412B7">
        <w:t xml:space="preserve"> в </w:t>
      </w:r>
      <w:proofErr w:type="spellStart"/>
      <w:r w:rsidRPr="005412B7">
        <w:t>нужнои</w:t>
      </w:r>
      <w:proofErr w:type="spellEnd"/>
      <w:r w:rsidRPr="005412B7">
        <w:t xml:space="preserve">̆ директории (например, </w:t>
      </w:r>
      <w:r w:rsidRPr="00836CCC">
        <w:rPr>
          <w:lang w:val="en-US"/>
        </w:rPr>
        <w:t>c</w:t>
      </w:r>
      <w:r w:rsidRPr="005412B7">
        <w:t>://</w:t>
      </w:r>
      <w:proofErr w:type="spellStart"/>
      <w:r w:rsidRPr="00836CCC">
        <w:rPr>
          <w:lang w:val="en-US"/>
        </w:rPr>
        <w:t>inetpub</w:t>
      </w:r>
      <w:proofErr w:type="spellEnd"/>
      <w:r w:rsidRPr="005412B7">
        <w:t>/</w:t>
      </w:r>
      <w:proofErr w:type="spellStart"/>
      <w:r w:rsidRPr="00836CCC">
        <w:rPr>
          <w:lang w:val="en-US"/>
        </w:rPr>
        <w:t>htdocs</w:t>
      </w:r>
      <w:proofErr w:type="spellEnd"/>
      <w:r w:rsidRPr="005412B7">
        <w:t>)  </w:t>
      </w:r>
    </w:p>
    <w:p w14:paraId="30F1C318" w14:textId="50B94CD6" w:rsidR="00DF2F01" w:rsidRPr="005412B7" w:rsidRDefault="00DF2F01" w:rsidP="00BC0D6E">
      <w:pPr>
        <w:pStyle w:val="ListParagraph"/>
        <w:numPr>
          <w:ilvl w:val="0"/>
          <w:numId w:val="8"/>
        </w:numPr>
        <w:jc w:val="both"/>
      </w:pPr>
      <w:r w:rsidRPr="005412B7">
        <w:t xml:space="preserve">Активировать в </w:t>
      </w:r>
      <w:proofErr w:type="spellStart"/>
      <w:r w:rsidRPr="00836CCC">
        <w:rPr>
          <w:lang w:val="en-US"/>
        </w:rPr>
        <w:t>php</w:t>
      </w:r>
      <w:proofErr w:type="spellEnd"/>
      <w:r w:rsidRPr="005412B7">
        <w:t>.</w:t>
      </w:r>
      <w:proofErr w:type="spellStart"/>
      <w:r w:rsidRPr="00836CCC">
        <w:rPr>
          <w:lang w:val="en-US"/>
        </w:rPr>
        <w:t>ini</w:t>
      </w:r>
      <w:proofErr w:type="spellEnd"/>
      <w:r w:rsidR="00836CCC" w:rsidRPr="005412B7">
        <w:t xml:space="preserve"> библиотеку</w:t>
      </w:r>
      <w:r w:rsidR="00E465D2" w:rsidRPr="005412B7">
        <w:t xml:space="preserve"> </w:t>
      </w:r>
      <w:proofErr w:type="spellStart"/>
      <w:r w:rsidR="00E465D2" w:rsidRPr="00836CCC">
        <w:rPr>
          <w:lang w:val="en-US"/>
        </w:rPr>
        <w:t>openssl</w:t>
      </w:r>
      <w:proofErr w:type="spellEnd"/>
      <w:r w:rsidR="00E465D2" w:rsidRPr="005412B7">
        <w:t xml:space="preserve"> (название может отличаться в зависимости от версии, необходимо для работы с </w:t>
      </w:r>
      <w:r w:rsidR="00E465D2" w:rsidRPr="00836CCC">
        <w:rPr>
          <w:lang w:val="en-US"/>
        </w:rPr>
        <w:t>HTTPS</w:t>
      </w:r>
      <w:r w:rsidR="00E465D2" w:rsidRPr="005412B7">
        <w:t>)</w:t>
      </w:r>
      <w:r w:rsidR="00836CCC" w:rsidRPr="005412B7">
        <w:t xml:space="preserve">, активировать параметр </w:t>
      </w:r>
      <w:commentRangeStart w:id="30"/>
      <w:r w:rsidR="00836CCC" w:rsidRPr="00B60E21">
        <w:rPr>
          <w:lang w:val="en-US"/>
        </w:rPr>
        <w:t>short</w:t>
      </w:r>
      <w:r w:rsidR="00836CCC" w:rsidRPr="005412B7">
        <w:t>_</w:t>
      </w:r>
      <w:r w:rsidR="00836CCC" w:rsidRPr="00B60E21">
        <w:rPr>
          <w:lang w:val="en-US"/>
        </w:rPr>
        <w:t>open</w:t>
      </w:r>
      <w:r w:rsidR="00836CCC" w:rsidRPr="005412B7">
        <w:t>_</w:t>
      </w:r>
      <w:r w:rsidR="00836CCC" w:rsidRPr="00B60E21">
        <w:rPr>
          <w:lang w:val="en-US"/>
        </w:rPr>
        <w:t>tag</w:t>
      </w:r>
      <w:commentRangeEnd w:id="30"/>
      <w:ins w:id="31" w:author="Глеб Павлович" w:date="2015-06-10T11:39:00Z">
        <w:r w:rsidR="00DA5013">
          <w:rPr>
            <w:lang w:val="en-US"/>
          </w:rPr>
          <w:t>=on</w:t>
        </w:r>
        <w:r w:rsidR="00DA5013">
          <w:t xml:space="preserve"> в </w:t>
        </w:r>
        <w:r w:rsidR="00DA5013">
          <w:rPr>
            <w:lang w:val="en-US"/>
          </w:rPr>
          <w:t>php.ini</w:t>
        </w:r>
      </w:ins>
      <w:ins w:id="32" w:author="Глеб Павлович" w:date="2015-06-10T11:40:00Z">
        <w:r w:rsidR="00DA5013">
          <w:t>, перезапустить веб-сервер</w:t>
        </w:r>
      </w:ins>
      <w:r w:rsidR="00234705">
        <w:rPr>
          <w:rStyle w:val="CommentReference"/>
        </w:rPr>
        <w:commentReference w:id="30"/>
      </w:r>
      <w:r w:rsidR="008363BE" w:rsidRPr="005412B7">
        <w:t>.</w:t>
      </w:r>
    </w:p>
    <w:p w14:paraId="39EB4363" w14:textId="57C84808" w:rsidR="008363BE" w:rsidRPr="005412B7" w:rsidRDefault="008363BE" w:rsidP="00BC0D6E">
      <w:pPr>
        <w:pStyle w:val="ListParagraph"/>
        <w:numPr>
          <w:ilvl w:val="0"/>
          <w:numId w:val="8"/>
        </w:numPr>
        <w:jc w:val="both"/>
      </w:pPr>
      <w:r w:rsidRPr="005412B7">
        <w:t xml:space="preserve">Убедиться, что </w:t>
      </w:r>
      <w:r w:rsidRPr="00B60E21">
        <w:rPr>
          <w:lang w:val="en-US"/>
        </w:rPr>
        <w:t>PHP</w:t>
      </w:r>
      <w:r w:rsidRPr="005412B7">
        <w:t xml:space="preserve"> имеет доступ к БД.</w:t>
      </w:r>
    </w:p>
    <w:p w14:paraId="12BECB62" w14:textId="77777777" w:rsidR="00DA5013" w:rsidRPr="00836CCC" w:rsidRDefault="00DA5013" w:rsidP="00DA5013">
      <w:pPr>
        <w:pStyle w:val="ListParagraph"/>
        <w:numPr>
          <w:ilvl w:val="0"/>
          <w:numId w:val="8"/>
        </w:numPr>
        <w:jc w:val="both"/>
        <w:rPr>
          <w:lang w:val="en-US"/>
        </w:rPr>
      </w:pPr>
      <w:commentRangeStart w:id="33"/>
      <w:r w:rsidRPr="005412B7">
        <w:t xml:space="preserve">Импортировать в БД </w:t>
      </w:r>
      <w:r w:rsidRPr="00836CCC">
        <w:rPr>
          <w:lang w:val="en-US"/>
        </w:rPr>
        <w:t>MySQL</w:t>
      </w:r>
      <w:r w:rsidRPr="005412B7">
        <w:t xml:space="preserve"> дамп базы данных системы (прилагается в архиве). </w:t>
      </w:r>
      <w:proofErr w:type="spellStart"/>
      <w:r w:rsidRPr="00836CCC">
        <w:rPr>
          <w:lang w:val="en-US"/>
        </w:rPr>
        <w:t>Имя</w:t>
      </w:r>
      <w:proofErr w:type="spellEnd"/>
      <w:r w:rsidRPr="00836CCC">
        <w:rPr>
          <w:lang w:val="en-US"/>
        </w:rPr>
        <w:t xml:space="preserve"> БД </w:t>
      </w:r>
      <w:proofErr w:type="spellStart"/>
      <w:r w:rsidRPr="00836CCC">
        <w:rPr>
          <w:lang w:val="en-US"/>
        </w:rPr>
        <w:t>по</w:t>
      </w:r>
      <w:proofErr w:type="spellEnd"/>
      <w:r w:rsidRPr="00836CCC">
        <w:rPr>
          <w:lang w:val="en-US"/>
        </w:rPr>
        <w:t xml:space="preserve"> </w:t>
      </w:r>
      <w:proofErr w:type="spellStart"/>
      <w:r w:rsidRPr="00836CCC">
        <w:rPr>
          <w:lang w:val="en-US"/>
        </w:rPr>
        <w:t>умолчанию</w:t>
      </w:r>
      <w:proofErr w:type="spellEnd"/>
      <w:r w:rsidRPr="00836CCC">
        <w:rPr>
          <w:lang w:val="en-US"/>
        </w:rPr>
        <w:t xml:space="preserve"> - </w:t>
      </w:r>
      <w:proofErr w:type="spellStart"/>
      <w:r w:rsidRPr="00836CCC">
        <w:rPr>
          <w:lang w:val="en-US"/>
        </w:rPr>
        <w:t>suo_db</w:t>
      </w:r>
      <w:proofErr w:type="spellEnd"/>
      <w:r w:rsidRPr="00836CCC">
        <w:rPr>
          <w:lang w:val="en-US"/>
        </w:rPr>
        <w:t xml:space="preserve"> </w:t>
      </w:r>
      <w:commentRangeEnd w:id="33"/>
      <w:r>
        <w:rPr>
          <w:rStyle w:val="CommentReference"/>
        </w:rPr>
        <w:commentReference w:id="33"/>
      </w:r>
      <w:r w:rsidRPr="00836CCC">
        <w:rPr>
          <w:lang w:val="en-US"/>
        </w:rPr>
        <w:t> </w:t>
      </w:r>
    </w:p>
    <w:p w14:paraId="45D649C8" w14:textId="02C33784" w:rsidR="00DF2F01" w:rsidRPr="005412B7" w:rsidRDefault="00DF2F01" w:rsidP="00BC0D6E">
      <w:pPr>
        <w:pStyle w:val="ListParagraph"/>
        <w:numPr>
          <w:ilvl w:val="0"/>
          <w:numId w:val="8"/>
        </w:numPr>
        <w:jc w:val="both"/>
      </w:pPr>
      <w:r w:rsidRPr="005412B7">
        <w:t xml:space="preserve">Настроить доступ приложения к БД в </w:t>
      </w:r>
      <w:r w:rsidRPr="00836CCC">
        <w:rPr>
          <w:lang w:val="en-US"/>
        </w:rPr>
        <w:t>Application</w:t>
      </w:r>
      <w:r w:rsidRPr="005412B7">
        <w:t>/</w:t>
      </w:r>
      <w:r w:rsidRPr="00836CCC">
        <w:rPr>
          <w:lang w:val="en-US"/>
        </w:rPr>
        <w:t>application</w:t>
      </w:r>
      <w:r w:rsidRPr="005412B7">
        <w:t>.</w:t>
      </w:r>
      <w:proofErr w:type="spellStart"/>
      <w:r w:rsidRPr="00836CCC">
        <w:rPr>
          <w:lang w:val="en-US"/>
        </w:rPr>
        <w:t>Config</w:t>
      </w:r>
      <w:proofErr w:type="spellEnd"/>
      <w:r w:rsidRPr="005412B7">
        <w:t>.</w:t>
      </w:r>
      <w:proofErr w:type="spellStart"/>
      <w:r w:rsidRPr="00836CCC">
        <w:rPr>
          <w:lang w:val="en-US"/>
        </w:rPr>
        <w:t>php</w:t>
      </w:r>
      <w:proofErr w:type="spellEnd"/>
      <w:r w:rsidRPr="005412B7">
        <w:t xml:space="preserve"> (по  умолчанию: </w:t>
      </w:r>
      <w:proofErr w:type="spellStart"/>
      <w:r w:rsidRPr="00836CCC">
        <w:rPr>
          <w:lang w:val="en-US"/>
        </w:rPr>
        <w:t>suo</w:t>
      </w:r>
      <w:proofErr w:type="spellEnd"/>
      <w:r w:rsidRPr="005412B7">
        <w:t>_</w:t>
      </w:r>
      <w:proofErr w:type="spellStart"/>
      <w:r w:rsidRPr="00836CCC">
        <w:rPr>
          <w:lang w:val="en-US"/>
        </w:rPr>
        <w:t>db</w:t>
      </w:r>
      <w:proofErr w:type="spellEnd"/>
      <w:r w:rsidRPr="005412B7">
        <w:t>/</w:t>
      </w:r>
      <w:r w:rsidRPr="00836CCC">
        <w:rPr>
          <w:lang w:val="en-US"/>
        </w:rPr>
        <w:t>root</w:t>
      </w:r>
      <w:r w:rsidRPr="005412B7">
        <w:t>/</w:t>
      </w:r>
      <w:r w:rsidRPr="00836CCC">
        <w:rPr>
          <w:lang w:val="en-US"/>
        </w:rPr>
        <w:t>root</w:t>
      </w:r>
      <w:r w:rsidRPr="005412B7">
        <w:t>)  </w:t>
      </w:r>
    </w:p>
    <w:p w14:paraId="19E873FA" w14:textId="1A7ABDBE" w:rsidR="00721955" w:rsidRPr="005412B7" w:rsidRDefault="00721955" w:rsidP="00BC0D6E">
      <w:pPr>
        <w:pStyle w:val="ListParagraph"/>
        <w:numPr>
          <w:ilvl w:val="0"/>
          <w:numId w:val="8"/>
        </w:numPr>
        <w:jc w:val="both"/>
      </w:pPr>
      <w:r w:rsidRPr="005412B7">
        <w:t>Авторизоваться в системе. Доступы по умолчанию в установочном дампе:</w:t>
      </w:r>
    </w:p>
    <w:p w14:paraId="37A07D4D" w14:textId="2BE0E92B" w:rsidR="00721955" w:rsidRPr="00836CCC" w:rsidRDefault="00721955" w:rsidP="00BC0D6E">
      <w:pPr>
        <w:pStyle w:val="ListParagraph"/>
        <w:numPr>
          <w:ilvl w:val="0"/>
          <w:numId w:val="7"/>
        </w:numPr>
        <w:jc w:val="both"/>
        <w:rPr>
          <w:lang w:val="en-US"/>
        </w:rPr>
      </w:pPr>
      <w:proofErr w:type="spellStart"/>
      <w:r w:rsidRPr="00836CCC">
        <w:rPr>
          <w:lang w:val="en-US"/>
        </w:rPr>
        <w:t>Администратор</w:t>
      </w:r>
      <w:proofErr w:type="spellEnd"/>
      <w:r w:rsidR="00DF2F01" w:rsidRPr="00836CCC">
        <w:rPr>
          <w:lang w:val="en-US"/>
        </w:rPr>
        <w:t>: REDOC</w:t>
      </w:r>
      <w:r w:rsidRPr="00836CCC">
        <w:rPr>
          <w:lang w:val="en-US"/>
        </w:rPr>
        <w:t>-ADMIN / administrator / 7vILNv</w:t>
      </w:r>
    </w:p>
    <w:p w14:paraId="56E71ED2" w14:textId="4901397F" w:rsidR="00DF2F01" w:rsidRPr="00836CCC" w:rsidRDefault="00721955" w:rsidP="00BC0D6E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836CCC">
        <w:t xml:space="preserve">Оператор: </w:t>
      </w:r>
      <w:r w:rsidRPr="00836CCC">
        <w:rPr>
          <w:lang w:val="en-US"/>
        </w:rPr>
        <w:t xml:space="preserve">REDOC-I / </w:t>
      </w:r>
      <w:proofErr w:type="spellStart"/>
      <w:r w:rsidRPr="00836CCC">
        <w:rPr>
          <w:lang w:val="en-US"/>
        </w:rPr>
        <w:t>gonczarowa</w:t>
      </w:r>
      <w:proofErr w:type="spellEnd"/>
      <w:r w:rsidRPr="00836CCC">
        <w:rPr>
          <w:lang w:val="en-US"/>
        </w:rPr>
        <w:t xml:space="preserve"> / 7vILNv</w:t>
      </w:r>
    </w:p>
    <w:p w14:paraId="1F25ABB6" w14:textId="63E0FAC5" w:rsidR="00721955" w:rsidRPr="00836CCC" w:rsidRDefault="00721955" w:rsidP="00BC0D6E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836CCC">
        <w:t xml:space="preserve">Киоск: </w:t>
      </w:r>
      <w:r w:rsidRPr="00836CCC">
        <w:rPr>
          <w:lang w:val="en-US"/>
        </w:rPr>
        <w:t>KIOSK-I / kiosk / 7vILNv</w:t>
      </w:r>
    </w:p>
    <w:p w14:paraId="5D4A4D54" w14:textId="77777777" w:rsidR="006D711F" w:rsidRDefault="006D711F" w:rsidP="00264357">
      <w:pPr>
        <w:jc w:val="both"/>
        <w:rPr>
          <w:rFonts w:cs="Times New Roman"/>
          <w:lang w:val="en-US"/>
        </w:rPr>
      </w:pPr>
    </w:p>
    <w:p w14:paraId="3B17FD72" w14:textId="77777777" w:rsidR="00102F9A" w:rsidRDefault="00102F9A" w:rsidP="00264357">
      <w:pPr>
        <w:jc w:val="both"/>
        <w:rPr>
          <w:rFonts w:cs="Times New Roman"/>
          <w:lang w:val="en-US"/>
        </w:rPr>
      </w:pPr>
    </w:p>
    <w:p w14:paraId="2262CEF7" w14:textId="77777777" w:rsidR="00102F9A" w:rsidRDefault="00102F9A" w:rsidP="00264357">
      <w:pPr>
        <w:jc w:val="both"/>
        <w:rPr>
          <w:rFonts w:cs="Times New Roman"/>
          <w:lang w:val="en-US"/>
        </w:rPr>
      </w:pPr>
    </w:p>
    <w:p w14:paraId="2D3BF4EC" w14:textId="442F387F" w:rsidR="00102F9A" w:rsidRPr="00C87A11" w:rsidRDefault="00102F9A" w:rsidP="00102F9A">
      <w:pPr>
        <w:pStyle w:val="Heading1"/>
        <w:jc w:val="both"/>
        <w:rPr>
          <w:rFonts w:asciiTheme="minorHAnsi" w:hAnsiTheme="minorHAnsi" w:cs="Times New Roman"/>
          <w:color w:val="auto"/>
        </w:rPr>
      </w:pPr>
      <w:bookmarkStart w:id="34" w:name="_Toc296345312"/>
      <w:r w:rsidRPr="00C87A11">
        <w:rPr>
          <w:rFonts w:asciiTheme="minorHAnsi" w:hAnsiTheme="minorHAnsi" w:cs="Times New Roman"/>
          <w:color w:val="auto"/>
        </w:rPr>
        <w:t xml:space="preserve">Установка </w:t>
      </w:r>
      <w:r>
        <w:rPr>
          <w:rFonts w:asciiTheme="minorHAnsi" w:hAnsiTheme="minorHAnsi" w:cs="Times New Roman"/>
          <w:color w:val="auto"/>
        </w:rPr>
        <w:t>PHP</w:t>
      </w:r>
      <w:r w:rsidRPr="00C87A11">
        <w:rPr>
          <w:rFonts w:asciiTheme="minorHAnsi" w:hAnsiTheme="minorHAnsi" w:cs="Times New Roman"/>
          <w:color w:val="auto"/>
        </w:rPr>
        <w:t xml:space="preserve"> </w:t>
      </w:r>
      <w:r w:rsidR="007E4E04">
        <w:rPr>
          <w:rFonts w:asciiTheme="minorHAnsi" w:hAnsiTheme="minorHAnsi" w:cs="Times New Roman"/>
          <w:color w:val="auto"/>
        </w:rPr>
        <w:t xml:space="preserve">на </w:t>
      </w:r>
      <w:r w:rsidRPr="00C87A11">
        <w:rPr>
          <w:rFonts w:asciiTheme="minorHAnsi" w:hAnsiTheme="minorHAnsi" w:cs="Times New Roman"/>
          <w:color w:val="auto"/>
        </w:rPr>
        <w:t xml:space="preserve">ОС </w:t>
      </w:r>
      <w:proofErr w:type="spellStart"/>
      <w:r w:rsidRPr="00C87A11">
        <w:rPr>
          <w:rFonts w:asciiTheme="minorHAnsi" w:hAnsiTheme="minorHAnsi" w:cs="Times New Roman"/>
          <w:color w:val="auto"/>
        </w:rPr>
        <w:t>Windows</w:t>
      </w:r>
      <w:proofErr w:type="spellEnd"/>
      <w:r w:rsidRPr="00C87A11">
        <w:rPr>
          <w:rFonts w:asciiTheme="minorHAnsi" w:hAnsiTheme="minorHAnsi" w:cs="Times New Roman"/>
          <w:color w:val="auto"/>
        </w:rPr>
        <w:t xml:space="preserve"> </w:t>
      </w:r>
      <w:proofErr w:type="spellStart"/>
      <w:r w:rsidRPr="00C87A11">
        <w:rPr>
          <w:rFonts w:asciiTheme="minorHAnsi" w:hAnsiTheme="minorHAnsi" w:cs="Times New Roman"/>
          <w:color w:val="auto"/>
        </w:rPr>
        <w:t>Server</w:t>
      </w:r>
      <w:proofErr w:type="spellEnd"/>
      <w:r w:rsidRPr="00C87A11">
        <w:rPr>
          <w:rFonts w:asciiTheme="minorHAnsi" w:hAnsiTheme="minorHAnsi" w:cs="Times New Roman"/>
          <w:color w:val="auto"/>
        </w:rPr>
        <w:t xml:space="preserve">  </w:t>
      </w:r>
      <w:bookmarkEnd w:id="34"/>
    </w:p>
    <w:p w14:paraId="19214AB6" w14:textId="77777777" w:rsidR="00102F9A" w:rsidRDefault="00102F9A" w:rsidP="00264357">
      <w:pPr>
        <w:jc w:val="both"/>
        <w:rPr>
          <w:rFonts w:cs="Times New Roman"/>
          <w:lang w:val="en-US"/>
        </w:rPr>
      </w:pPr>
    </w:p>
    <w:p w14:paraId="6A11D095" w14:textId="487BDA24" w:rsidR="00102F9A" w:rsidRPr="00102F9A" w:rsidRDefault="00102F9A" w:rsidP="00264357">
      <w:pPr>
        <w:jc w:val="both"/>
        <w:rPr>
          <w:rFonts w:cs="Times New Roman"/>
          <w:b/>
        </w:rPr>
      </w:pPr>
      <w:r w:rsidRPr="00102F9A">
        <w:rPr>
          <w:rFonts w:cs="Times New Roman"/>
          <w:b/>
        </w:rPr>
        <w:t>Вариант 1</w:t>
      </w:r>
    </w:p>
    <w:p w14:paraId="04921676" w14:textId="77777777" w:rsidR="00102F9A" w:rsidRPr="00102F9A" w:rsidRDefault="00102F9A" w:rsidP="00102F9A">
      <w:pPr>
        <w:pStyle w:val="NormalWeb"/>
        <w:shd w:val="clear" w:color="auto" w:fill="FFFFFF"/>
        <w:spacing w:before="300" w:beforeAutospacing="0" w:after="300" w:afterAutospacing="0" w:line="315" w:lineRule="atLeast"/>
        <w:jc w:val="both"/>
        <w:rPr>
          <w:rFonts w:ascii="Times New Roman" w:hAnsi="Times New Roman"/>
          <w:sz w:val="24"/>
          <w:szCs w:val="24"/>
        </w:rPr>
      </w:pPr>
      <w:r w:rsidRPr="00102F9A">
        <w:rPr>
          <w:rStyle w:val="Strong"/>
          <w:rFonts w:ascii="Times New Roman" w:hAnsi="Times New Roman"/>
          <w:sz w:val="24"/>
          <w:szCs w:val="24"/>
        </w:rPr>
        <w:t>Установка веб-сервера IIS</w:t>
      </w:r>
    </w:p>
    <w:p w14:paraId="7374710D" w14:textId="77777777" w:rsidR="00102F9A" w:rsidRPr="00102F9A" w:rsidRDefault="00102F9A" w:rsidP="00102F9A">
      <w:pPr>
        <w:pStyle w:val="NormalWeb"/>
        <w:shd w:val="clear" w:color="auto" w:fill="FFFFFF"/>
        <w:spacing w:before="300" w:beforeAutospacing="0" w:after="300" w:afterAutospacing="0" w:line="315" w:lineRule="atLeast"/>
        <w:jc w:val="both"/>
        <w:rPr>
          <w:rFonts w:ascii="Times New Roman" w:hAnsi="Times New Roman"/>
          <w:sz w:val="24"/>
          <w:szCs w:val="24"/>
        </w:rPr>
      </w:pPr>
      <w:r w:rsidRPr="00102F9A">
        <w:rPr>
          <w:rFonts w:ascii="Times New Roman" w:hAnsi="Times New Roman"/>
          <w:sz w:val="24"/>
          <w:szCs w:val="24"/>
        </w:rPr>
        <w:t xml:space="preserve">Открываем Панель управления -&gt; Программы -&gt; Включение или отключение компонентов </w:t>
      </w:r>
      <w:proofErr w:type="spellStart"/>
      <w:r w:rsidRPr="00102F9A">
        <w:rPr>
          <w:rFonts w:ascii="Times New Roman" w:hAnsi="Times New Roman"/>
          <w:sz w:val="24"/>
          <w:szCs w:val="24"/>
        </w:rPr>
        <w:t>Windows</w:t>
      </w:r>
      <w:proofErr w:type="spellEnd"/>
      <w:r w:rsidRPr="00102F9A">
        <w:rPr>
          <w:rFonts w:ascii="Times New Roman" w:hAnsi="Times New Roman"/>
          <w:sz w:val="24"/>
          <w:szCs w:val="24"/>
        </w:rPr>
        <w:t>. Н</w:t>
      </w:r>
      <w:r w:rsidRPr="00102F9A">
        <w:rPr>
          <w:rFonts w:ascii="Times New Roman" w:hAnsi="Times New Roman"/>
          <w:sz w:val="24"/>
          <w:szCs w:val="24"/>
        </w:rPr>
        <w:t>аходим в списке раздел Службы IIS. Раскрываем его и выбираем нужные компоненты:</w:t>
      </w:r>
    </w:p>
    <w:p w14:paraId="5521E4CD" w14:textId="063B8686" w:rsidR="00102F9A" w:rsidRPr="00102F9A" w:rsidRDefault="00102F9A" w:rsidP="00102F9A">
      <w:pPr>
        <w:shd w:val="clear" w:color="auto" w:fill="F3F3F3"/>
        <w:spacing w:line="315" w:lineRule="atLeast"/>
        <w:jc w:val="center"/>
        <w:rPr>
          <w:rFonts w:ascii="Times New Roman" w:eastAsia="Times New Roman" w:hAnsi="Times New Roman" w:cs="Times New Roman"/>
        </w:rPr>
      </w:pPr>
      <w:r w:rsidRPr="00102F9A"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1C1D225E" wp14:editId="4556B906">
            <wp:extent cx="2067718" cy="2514600"/>
            <wp:effectExtent l="0" t="0" r="0" b="0"/>
            <wp:docPr id="81" name="Picture 81" descr="станавливаем компоненты веб-серв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станавливаем компоненты веб-сервера">
                      <a:hlinkClick r:id="rId11" tooltip="&quot;Устанавливаем компоненты веб-сервер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718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67AA" w14:textId="77777777" w:rsidR="00102F9A" w:rsidRPr="00102F9A" w:rsidRDefault="00102F9A" w:rsidP="00102F9A">
      <w:pPr>
        <w:pStyle w:val="wp-caption-text"/>
        <w:shd w:val="clear" w:color="auto" w:fill="F3F3F3"/>
        <w:spacing w:before="0" w:beforeAutospacing="0" w:after="0" w:afterAutospacing="0" w:line="255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102F9A">
        <w:rPr>
          <w:rFonts w:ascii="Times New Roman" w:hAnsi="Times New Roman" w:cs="Times New Roman"/>
          <w:sz w:val="24"/>
          <w:szCs w:val="24"/>
        </w:rPr>
        <w:t>Устанавливаем компоненты веб-сервера</w:t>
      </w:r>
    </w:p>
    <w:p w14:paraId="6ABC9A67" w14:textId="77777777" w:rsidR="00102F9A" w:rsidRPr="00102F9A" w:rsidRDefault="00102F9A" w:rsidP="00102F9A">
      <w:pPr>
        <w:pStyle w:val="NormalWeb"/>
        <w:shd w:val="clear" w:color="auto" w:fill="FFFFFF"/>
        <w:spacing w:before="300" w:beforeAutospacing="0" w:after="300" w:afterAutospacing="0" w:line="315" w:lineRule="atLeast"/>
        <w:jc w:val="both"/>
        <w:rPr>
          <w:rFonts w:ascii="Times New Roman" w:hAnsi="Times New Roman"/>
          <w:sz w:val="24"/>
          <w:szCs w:val="24"/>
        </w:rPr>
      </w:pPr>
      <w:r w:rsidRPr="00102F9A">
        <w:rPr>
          <w:rFonts w:ascii="Times New Roman" w:hAnsi="Times New Roman"/>
          <w:sz w:val="24"/>
          <w:szCs w:val="24"/>
        </w:rPr>
        <w:t>Базовый набор:</w:t>
      </w:r>
    </w:p>
    <w:p w14:paraId="607C63B7" w14:textId="77777777" w:rsidR="00102F9A" w:rsidRPr="00102F9A" w:rsidRDefault="00102F9A" w:rsidP="00102F9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15" w:lineRule="atLeast"/>
        <w:ind w:left="450"/>
        <w:jc w:val="both"/>
        <w:rPr>
          <w:rFonts w:ascii="Times New Roman" w:eastAsia="Times New Roman" w:hAnsi="Times New Roman" w:cs="Times New Roman"/>
        </w:rPr>
      </w:pPr>
      <w:r w:rsidRPr="00102F9A">
        <w:rPr>
          <w:rFonts w:ascii="Times New Roman" w:eastAsia="Times New Roman" w:hAnsi="Times New Roman" w:cs="Times New Roman"/>
        </w:rPr>
        <w:t>Безопасность. Выбираем все компоненты кроме «Проверка подлинности с сопоставлением сертификата …».</w:t>
      </w:r>
    </w:p>
    <w:p w14:paraId="1F0A5ED1" w14:textId="77777777" w:rsidR="00102F9A" w:rsidRPr="00102F9A" w:rsidRDefault="00102F9A" w:rsidP="00102F9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15" w:lineRule="atLeast"/>
        <w:ind w:left="450"/>
        <w:jc w:val="both"/>
        <w:rPr>
          <w:rFonts w:ascii="Times New Roman" w:eastAsia="Times New Roman" w:hAnsi="Times New Roman" w:cs="Times New Roman"/>
        </w:rPr>
      </w:pPr>
      <w:r w:rsidRPr="00102F9A">
        <w:rPr>
          <w:rFonts w:ascii="Times New Roman" w:eastAsia="Times New Roman" w:hAnsi="Times New Roman" w:cs="Times New Roman"/>
        </w:rPr>
        <w:t>Компоненты разработки приложений. Мне нужна только компонента CGI, для последующей установки PHP.</w:t>
      </w:r>
    </w:p>
    <w:p w14:paraId="6BE42AA6" w14:textId="77777777" w:rsidR="00102F9A" w:rsidRPr="00102F9A" w:rsidRDefault="00102F9A" w:rsidP="00102F9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15" w:lineRule="atLeast"/>
        <w:ind w:left="450"/>
        <w:jc w:val="both"/>
        <w:rPr>
          <w:rFonts w:ascii="Times New Roman" w:eastAsia="Times New Roman" w:hAnsi="Times New Roman" w:cs="Times New Roman"/>
        </w:rPr>
      </w:pPr>
      <w:r w:rsidRPr="00102F9A">
        <w:rPr>
          <w:rFonts w:ascii="Times New Roman" w:eastAsia="Times New Roman" w:hAnsi="Times New Roman" w:cs="Times New Roman"/>
        </w:rPr>
        <w:t>Общие функции HTTP. Отмечаем все пункты.</w:t>
      </w:r>
    </w:p>
    <w:p w14:paraId="2B452162" w14:textId="77777777" w:rsidR="00102F9A" w:rsidRPr="00102F9A" w:rsidRDefault="00102F9A" w:rsidP="00102F9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15" w:lineRule="atLeast"/>
        <w:ind w:left="450"/>
        <w:jc w:val="both"/>
        <w:rPr>
          <w:rFonts w:ascii="Times New Roman" w:eastAsia="Times New Roman" w:hAnsi="Times New Roman" w:cs="Times New Roman"/>
        </w:rPr>
      </w:pPr>
      <w:r w:rsidRPr="00102F9A">
        <w:rPr>
          <w:rFonts w:ascii="Times New Roman" w:eastAsia="Times New Roman" w:hAnsi="Times New Roman" w:cs="Times New Roman"/>
        </w:rPr>
        <w:t>Проверка работоспособности и диагностика. Выбираем «Ведение журнала HTTP» и «Монитор запросов».</w:t>
      </w:r>
    </w:p>
    <w:p w14:paraId="161E88D7" w14:textId="77777777" w:rsidR="00102F9A" w:rsidRPr="00102F9A" w:rsidRDefault="00102F9A" w:rsidP="00102F9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15" w:lineRule="atLeast"/>
        <w:ind w:left="450"/>
        <w:jc w:val="both"/>
        <w:rPr>
          <w:rFonts w:ascii="Times New Roman" w:eastAsia="Times New Roman" w:hAnsi="Times New Roman" w:cs="Times New Roman"/>
        </w:rPr>
      </w:pPr>
      <w:r w:rsidRPr="00102F9A">
        <w:rPr>
          <w:rFonts w:ascii="Times New Roman" w:eastAsia="Times New Roman" w:hAnsi="Times New Roman" w:cs="Times New Roman"/>
        </w:rPr>
        <w:t>Функции повышения быстродействия. Отмечаем все пункты.</w:t>
      </w:r>
    </w:p>
    <w:p w14:paraId="2C746A96" w14:textId="77777777" w:rsidR="00102F9A" w:rsidRPr="00102F9A" w:rsidRDefault="00102F9A" w:rsidP="00102F9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15" w:lineRule="atLeast"/>
        <w:ind w:left="450"/>
        <w:jc w:val="both"/>
        <w:rPr>
          <w:rFonts w:ascii="Times New Roman" w:eastAsia="Times New Roman" w:hAnsi="Times New Roman" w:cs="Times New Roman"/>
        </w:rPr>
      </w:pPr>
      <w:r w:rsidRPr="00102F9A">
        <w:rPr>
          <w:rFonts w:ascii="Times New Roman" w:eastAsia="Times New Roman" w:hAnsi="Times New Roman" w:cs="Times New Roman"/>
        </w:rPr>
        <w:t>Средства управления веб-сайтом. Отмечаем только «Консоль управления IIS».</w:t>
      </w:r>
    </w:p>
    <w:p w14:paraId="0929C51A" w14:textId="77777777" w:rsidR="00102F9A" w:rsidRPr="00102F9A" w:rsidRDefault="00102F9A" w:rsidP="00102F9A">
      <w:pPr>
        <w:pStyle w:val="NormalWeb"/>
        <w:shd w:val="clear" w:color="auto" w:fill="FFFFFF"/>
        <w:spacing w:before="300" w:beforeAutospacing="0" w:after="300" w:afterAutospacing="0" w:line="315" w:lineRule="atLeast"/>
        <w:jc w:val="both"/>
        <w:rPr>
          <w:rFonts w:ascii="Times New Roman" w:hAnsi="Times New Roman"/>
          <w:sz w:val="24"/>
          <w:szCs w:val="24"/>
        </w:rPr>
      </w:pPr>
      <w:r w:rsidRPr="00102F9A">
        <w:rPr>
          <w:rFonts w:ascii="Times New Roman" w:hAnsi="Times New Roman"/>
          <w:sz w:val="24"/>
          <w:szCs w:val="24"/>
        </w:rPr>
        <w:t>Когда все пункты выбраны, нажимаем Ок. После завершения установки обязательно перезагружаемся!</w:t>
      </w:r>
    </w:p>
    <w:p w14:paraId="227B2A4C" w14:textId="77777777" w:rsidR="00102F9A" w:rsidRPr="00102F9A" w:rsidRDefault="00102F9A" w:rsidP="00102F9A">
      <w:pPr>
        <w:pStyle w:val="NormalWeb"/>
        <w:shd w:val="clear" w:color="auto" w:fill="FFFFFF"/>
        <w:spacing w:before="300" w:beforeAutospacing="0" w:after="300" w:afterAutospacing="0" w:line="315" w:lineRule="atLeast"/>
        <w:jc w:val="both"/>
        <w:rPr>
          <w:rFonts w:ascii="Times New Roman" w:hAnsi="Times New Roman"/>
          <w:sz w:val="24"/>
          <w:szCs w:val="24"/>
        </w:rPr>
      </w:pPr>
      <w:r w:rsidRPr="00102F9A">
        <w:rPr>
          <w:rFonts w:ascii="Times New Roman" w:hAnsi="Times New Roman"/>
          <w:sz w:val="24"/>
          <w:szCs w:val="24"/>
        </w:rPr>
        <w:t>Теперь переходим к созданию веб-сайта. Открываем Панель управления -&gt; Система и безопасность -&gt; Администрирование -&gt; Управление компьютером (можно быстрее: меню Пуск -&gt; правый клик на Компьютер -&gt; в меню выбрать пункт Управление). В открывшемся окне раскрываем группу «Службы и приложения» и открываем «Диспетчер служб IIS». В окне Подключения выбираем папку Сайты, затем в правом окне Действия нажимаем на ссылку «Добавить веб-сайт».</w:t>
      </w:r>
    </w:p>
    <w:p w14:paraId="6A1273C2" w14:textId="2D7BAE8B" w:rsidR="00102F9A" w:rsidRPr="00102F9A" w:rsidRDefault="00102F9A" w:rsidP="00102F9A">
      <w:pPr>
        <w:shd w:val="clear" w:color="auto" w:fill="F3F3F3"/>
        <w:spacing w:line="315" w:lineRule="atLeast"/>
        <w:jc w:val="center"/>
        <w:rPr>
          <w:rFonts w:ascii="Times New Roman" w:eastAsia="Times New Roman" w:hAnsi="Times New Roman" w:cs="Times New Roman"/>
        </w:rPr>
      </w:pPr>
      <w:r w:rsidRPr="00102F9A"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24BC3157" wp14:editId="4EE75906">
            <wp:extent cx="3272688" cy="1485900"/>
            <wp:effectExtent l="0" t="0" r="4445" b="0"/>
            <wp:docPr id="82" name="Picture 82" descr="оздаем новый веб-сайт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оздаем новый веб-сайт (1)">
                      <a:hlinkClick r:id="rId13" tooltip="&quot;Создаем новый веб-сайт (1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857" cy="148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C49F" w14:textId="77777777" w:rsidR="00102F9A" w:rsidRPr="00102F9A" w:rsidRDefault="00102F9A" w:rsidP="00102F9A">
      <w:pPr>
        <w:pStyle w:val="wp-caption-text"/>
        <w:shd w:val="clear" w:color="auto" w:fill="F3F3F3"/>
        <w:spacing w:before="0" w:beforeAutospacing="0" w:after="0" w:afterAutospacing="0" w:line="255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102F9A">
        <w:rPr>
          <w:rFonts w:ascii="Times New Roman" w:hAnsi="Times New Roman" w:cs="Times New Roman"/>
          <w:sz w:val="24"/>
          <w:szCs w:val="24"/>
        </w:rPr>
        <w:t>Создаем новый веб-сайт (1)</w:t>
      </w:r>
    </w:p>
    <w:p w14:paraId="6956FE39" w14:textId="77777777" w:rsidR="00102F9A" w:rsidRPr="00102F9A" w:rsidRDefault="00102F9A" w:rsidP="00102F9A">
      <w:pPr>
        <w:pStyle w:val="NormalWeb"/>
        <w:shd w:val="clear" w:color="auto" w:fill="FFFFFF"/>
        <w:spacing w:before="300" w:beforeAutospacing="0" w:after="300" w:afterAutospacing="0" w:line="315" w:lineRule="atLeast"/>
        <w:jc w:val="both"/>
        <w:rPr>
          <w:rFonts w:ascii="Times New Roman" w:hAnsi="Times New Roman"/>
          <w:sz w:val="24"/>
          <w:szCs w:val="24"/>
        </w:rPr>
      </w:pPr>
      <w:r w:rsidRPr="00102F9A">
        <w:rPr>
          <w:rFonts w:ascii="Times New Roman" w:hAnsi="Times New Roman"/>
          <w:sz w:val="24"/>
          <w:szCs w:val="24"/>
        </w:rPr>
        <w:t>Далее необходимо указать имя веб-сайта и месторасположение его файлов (по умолчанию c:\inetpub\wwwroot). Остальные опции оставляем без изменения.</w:t>
      </w:r>
    </w:p>
    <w:p w14:paraId="4963B137" w14:textId="594BA3F8" w:rsidR="00102F9A" w:rsidRPr="00102F9A" w:rsidRDefault="00102F9A" w:rsidP="00102F9A">
      <w:pPr>
        <w:shd w:val="clear" w:color="auto" w:fill="F3F3F3"/>
        <w:spacing w:line="315" w:lineRule="atLeast"/>
        <w:jc w:val="center"/>
        <w:rPr>
          <w:rFonts w:ascii="Times New Roman" w:eastAsia="Times New Roman" w:hAnsi="Times New Roman" w:cs="Times New Roman"/>
        </w:rPr>
      </w:pPr>
      <w:r w:rsidRPr="00102F9A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62BD8B21" wp14:editId="1F4A29F0">
            <wp:extent cx="2668068" cy="2588079"/>
            <wp:effectExtent l="0" t="0" r="0" b="3175"/>
            <wp:docPr id="83" name="Picture 83" descr="оздаем новый веб-сайт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оздаем новый веб-сайт (2)">
                      <a:hlinkClick r:id="rId15" tooltip="&quot;Создаем новый веб-сайт (2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068" cy="258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26306" w14:textId="77777777" w:rsidR="00102F9A" w:rsidRPr="00102F9A" w:rsidRDefault="00102F9A" w:rsidP="00102F9A">
      <w:pPr>
        <w:pStyle w:val="wp-caption-text"/>
        <w:shd w:val="clear" w:color="auto" w:fill="F3F3F3"/>
        <w:spacing w:before="0" w:beforeAutospacing="0" w:after="0" w:afterAutospacing="0" w:line="255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102F9A">
        <w:rPr>
          <w:rFonts w:ascii="Times New Roman" w:hAnsi="Times New Roman" w:cs="Times New Roman"/>
          <w:sz w:val="24"/>
          <w:szCs w:val="24"/>
        </w:rPr>
        <w:t>Создаем новый веб-сайт (2)</w:t>
      </w:r>
    </w:p>
    <w:p w14:paraId="5AEDA110" w14:textId="77777777" w:rsidR="00102F9A" w:rsidRPr="00102F9A" w:rsidRDefault="00102F9A" w:rsidP="00102F9A">
      <w:pPr>
        <w:pStyle w:val="NormalWeb"/>
        <w:shd w:val="clear" w:color="auto" w:fill="FFFFFF"/>
        <w:spacing w:before="300" w:beforeAutospacing="0" w:after="300" w:afterAutospacing="0" w:line="315" w:lineRule="atLeast"/>
        <w:jc w:val="both"/>
        <w:rPr>
          <w:rFonts w:ascii="Times New Roman" w:hAnsi="Times New Roman"/>
          <w:sz w:val="24"/>
          <w:szCs w:val="24"/>
        </w:rPr>
      </w:pPr>
      <w:r w:rsidRPr="00102F9A">
        <w:rPr>
          <w:rFonts w:ascii="Times New Roman" w:hAnsi="Times New Roman"/>
          <w:sz w:val="24"/>
          <w:szCs w:val="24"/>
        </w:rPr>
        <w:t>Нажимаем OK. На этом базовая настройка завершена. Нужно проверить работоспособность только что созданного сайта. Открываем браузер и в адресной строке вводим: http://localhost. Если все работает правильно, вы увидите похожую страницу:</w:t>
      </w:r>
    </w:p>
    <w:p w14:paraId="6948D261" w14:textId="0719A48C" w:rsidR="00102F9A" w:rsidRPr="00102F9A" w:rsidRDefault="00102F9A" w:rsidP="00102F9A">
      <w:pPr>
        <w:shd w:val="clear" w:color="auto" w:fill="F3F3F3"/>
        <w:spacing w:line="315" w:lineRule="atLeast"/>
        <w:jc w:val="center"/>
        <w:rPr>
          <w:rFonts w:ascii="Times New Roman" w:eastAsia="Times New Roman" w:hAnsi="Times New Roman" w:cs="Times New Roman"/>
        </w:rPr>
      </w:pPr>
      <w:r w:rsidRPr="00102F9A"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1C8F577E" wp14:editId="6FE77097">
            <wp:extent cx="3063648" cy="2171700"/>
            <wp:effectExtent l="0" t="0" r="10160" b="0"/>
            <wp:docPr id="84" name="Picture 84" descr="естируем созданный сай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естируем созданный сайт">
                      <a:hlinkClick r:id="rId17" tooltip="&quot;Тестируем созданный сайт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648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BBED6" w14:textId="77777777" w:rsidR="00102F9A" w:rsidRPr="00102F9A" w:rsidRDefault="00102F9A" w:rsidP="00102F9A">
      <w:pPr>
        <w:pStyle w:val="wp-caption-text"/>
        <w:shd w:val="clear" w:color="auto" w:fill="F3F3F3"/>
        <w:spacing w:before="0" w:beforeAutospacing="0" w:after="0" w:afterAutospacing="0" w:line="255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102F9A">
        <w:rPr>
          <w:rFonts w:ascii="Times New Roman" w:hAnsi="Times New Roman" w:cs="Times New Roman"/>
          <w:sz w:val="24"/>
          <w:szCs w:val="24"/>
        </w:rPr>
        <w:t>Тестируем созданный сайт</w:t>
      </w:r>
    </w:p>
    <w:p w14:paraId="2294EB4A" w14:textId="77777777" w:rsidR="00102F9A" w:rsidRPr="00102F9A" w:rsidRDefault="00102F9A" w:rsidP="00102F9A">
      <w:pPr>
        <w:pStyle w:val="NormalWeb"/>
        <w:shd w:val="clear" w:color="auto" w:fill="FFFFFF"/>
        <w:spacing w:before="300" w:beforeAutospacing="0" w:after="300" w:afterAutospacing="0" w:line="315" w:lineRule="atLeast"/>
        <w:jc w:val="both"/>
        <w:rPr>
          <w:rFonts w:ascii="Times New Roman" w:hAnsi="Times New Roman"/>
          <w:sz w:val="24"/>
          <w:szCs w:val="24"/>
        </w:rPr>
      </w:pPr>
      <w:r w:rsidRPr="00102F9A">
        <w:rPr>
          <w:rFonts w:ascii="Times New Roman" w:hAnsi="Times New Roman"/>
          <w:sz w:val="24"/>
          <w:szCs w:val="24"/>
        </w:rPr>
        <w:t xml:space="preserve">Последний штрих. Чтобы сайт был доступен из вне, необходимо открыть 80-й порт для входящих соединений. Как это сделать на примере штатного брандмауэра </w:t>
      </w:r>
      <w:proofErr w:type="spellStart"/>
      <w:r w:rsidRPr="00102F9A">
        <w:rPr>
          <w:rFonts w:ascii="Times New Roman" w:hAnsi="Times New Roman"/>
          <w:sz w:val="24"/>
          <w:szCs w:val="24"/>
        </w:rPr>
        <w:t>Windows</w:t>
      </w:r>
      <w:proofErr w:type="spellEnd"/>
      <w:r w:rsidRPr="00102F9A">
        <w:rPr>
          <w:rFonts w:ascii="Times New Roman" w:hAnsi="Times New Roman"/>
          <w:sz w:val="24"/>
          <w:szCs w:val="24"/>
        </w:rPr>
        <w:t xml:space="preserve"> 7:</w:t>
      </w:r>
      <w:r w:rsidRPr="00102F9A">
        <w:rPr>
          <w:rFonts w:ascii="Times New Roman" w:hAnsi="Times New Roman"/>
          <w:sz w:val="24"/>
          <w:szCs w:val="24"/>
        </w:rPr>
        <w:br/>
        <w:t xml:space="preserve">Откройте Панель управления -&gt; Система и безопасность -&gt; Брандмауэр </w:t>
      </w:r>
      <w:proofErr w:type="spellStart"/>
      <w:r w:rsidRPr="00102F9A">
        <w:rPr>
          <w:rFonts w:ascii="Times New Roman" w:hAnsi="Times New Roman"/>
          <w:sz w:val="24"/>
          <w:szCs w:val="24"/>
        </w:rPr>
        <w:t>Windows</w:t>
      </w:r>
      <w:proofErr w:type="spellEnd"/>
      <w:r w:rsidRPr="00102F9A">
        <w:rPr>
          <w:rFonts w:ascii="Times New Roman" w:hAnsi="Times New Roman"/>
          <w:sz w:val="24"/>
          <w:szCs w:val="24"/>
        </w:rPr>
        <w:t xml:space="preserve"> -&gt; Дополнительные параметры. В списке необходимо найти и включить правило Службы Интернета (входящий трафик HTTP) :</w:t>
      </w:r>
    </w:p>
    <w:p w14:paraId="46133DAA" w14:textId="47172020" w:rsidR="00102F9A" w:rsidRPr="00102F9A" w:rsidRDefault="00102F9A" w:rsidP="00102F9A">
      <w:pPr>
        <w:shd w:val="clear" w:color="auto" w:fill="F3F3F3"/>
        <w:spacing w:line="315" w:lineRule="atLeast"/>
        <w:jc w:val="center"/>
        <w:rPr>
          <w:rFonts w:ascii="Times New Roman" w:eastAsia="Times New Roman" w:hAnsi="Times New Roman" w:cs="Times New Roman"/>
        </w:rPr>
      </w:pPr>
      <w:r w:rsidRPr="00102F9A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421C42D5" wp14:editId="1B49C3C8">
            <wp:extent cx="3355425" cy="2816679"/>
            <wp:effectExtent l="0" t="0" r="0" b="3175"/>
            <wp:docPr id="85" name="Picture 85" descr="ткрываем 80-й порт в брандмауэре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ткрываем 80-й порт в брандмауэре Windows">
                      <a:hlinkClick r:id="rId19" tooltip="&quot;Открываем 80-й порт в брандмауэре Window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425" cy="281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7D0B" w14:textId="77777777" w:rsidR="00102F9A" w:rsidRPr="00102F9A" w:rsidRDefault="00102F9A" w:rsidP="00102F9A">
      <w:pPr>
        <w:pStyle w:val="wp-caption-text"/>
        <w:shd w:val="clear" w:color="auto" w:fill="F3F3F3"/>
        <w:spacing w:before="0" w:beforeAutospacing="0" w:after="0" w:afterAutospacing="0" w:line="255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102F9A">
        <w:rPr>
          <w:rFonts w:ascii="Times New Roman" w:hAnsi="Times New Roman" w:cs="Times New Roman"/>
          <w:sz w:val="24"/>
          <w:szCs w:val="24"/>
        </w:rPr>
        <w:t xml:space="preserve">Открываем 80-й порт в брандмауэре </w:t>
      </w:r>
      <w:proofErr w:type="spellStart"/>
      <w:r w:rsidRPr="00102F9A">
        <w:rPr>
          <w:rFonts w:ascii="Times New Roman" w:hAnsi="Times New Roman" w:cs="Times New Roman"/>
          <w:sz w:val="24"/>
          <w:szCs w:val="24"/>
        </w:rPr>
        <w:t>Windows</w:t>
      </w:r>
      <w:proofErr w:type="spellEnd"/>
    </w:p>
    <w:p w14:paraId="64970A7A" w14:textId="77777777" w:rsidR="00102F9A" w:rsidRPr="00102F9A" w:rsidRDefault="00102F9A" w:rsidP="00102F9A">
      <w:pPr>
        <w:pStyle w:val="NormalWeb"/>
        <w:shd w:val="clear" w:color="auto" w:fill="FFFFFF"/>
        <w:spacing w:before="300" w:beforeAutospacing="0" w:after="300" w:afterAutospacing="0" w:line="315" w:lineRule="atLeast"/>
        <w:jc w:val="both"/>
        <w:rPr>
          <w:rFonts w:ascii="Times New Roman" w:hAnsi="Times New Roman"/>
          <w:sz w:val="24"/>
          <w:szCs w:val="24"/>
        </w:rPr>
      </w:pPr>
      <w:r w:rsidRPr="00102F9A">
        <w:rPr>
          <w:rFonts w:ascii="Times New Roman" w:hAnsi="Times New Roman"/>
          <w:sz w:val="24"/>
          <w:szCs w:val="24"/>
        </w:rPr>
        <w:t xml:space="preserve">В этом режиме базовой установки веб-сервер способен отображать только статические страницы (обычный HTML + </w:t>
      </w:r>
      <w:proofErr w:type="spellStart"/>
      <w:r w:rsidRPr="00102F9A">
        <w:rPr>
          <w:rFonts w:ascii="Times New Roman" w:hAnsi="Times New Roman"/>
          <w:sz w:val="24"/>
          <w:szCs w:val="24"/>
        </w:rPr>
        <w:t>JavaScript</w:t>
      </w:r>
      <w:proofErr w:type="spellEnd"/>
      <w:r w:rsidRPr="00102F9A">
        <w:rPr>
          <w:rFonts w:ascii="Times New Roman" w:hAnsi="Times New Roman"/>
          <w:sz w:val="24"/>
          <w:szCs w:val="24"/>
        </w:rPr>
        <w:t xml:space="preserve">). Чтобы расширить его возможности, можно установить поддержку ASP, ASP.NET или PHP. Сам я занимаюсь программированием пока только на PHP, поэтому далее расскажу только об установке PHP на IIS в режиме </w:t>
      </w:r>
      <w:proofErr w:type="spellStart"/>
      <w:r w:rsidRPr="00102F9A">
        <w:rPr>
          <w:rFonts w:ascii="Times New Roman" w:hAnsi="Times New Roman"/>
          <w:sz w:val="24"/>
          <w:szCs w:val="24"/>
        </w:rPr>
        <w:t>FastCGI</w:t>
      </w:r>
      <w:proofErr w:type="spellEnd"/>
      <w:r w:rsidRPr="00102F9A">
        <w:rPr>
          <w:rFonts w:ascii="Times New Roman" w:hAnsi="Times New Roman"/>
          <w:sz w:val="24"/>
          <w:szCs w:val="24"/>
        </w:rPr>
        <w:t>.</w:t>
      </w:r>
    </w:p>
    <w:p w14:paraId="1179D15A" w14:textId="77777777" w:rsidR="00102F9A" w:rsidRPr="00102F9A" w:rsidRDefault="00102F9A" w:rsidP="00102F9A">
      <w:pPr>
        <w:pStyle w:val="NormalWeb"/>
        <w:shd w:val="clear" w:color="auto" w:fill="FFFFFF"/>
        <w:spacing w:before="300" w:beforeAutospacing="0" w:after="300" w:afterAutospacing="0" w:line="315" w:lineRule="atLeast"/>
        <w:jc w:val="both"/>
        <w:rPr>
          <w:rFonts w:ascii="Times New Roman" w:hAnsi="Times New Roman"/>
          <w:sz w:val="24"/>
          <w:szCs w:val="24"/>
        </w:rPr>
      </w:pPr>
      <w:bookmarkStart w:id="35" w:name="p2"/>
      <w:bookmarkEnd w:id="35"/>
      <w:r w:rsidRPr="00102F9A">
        <w:rPr>
          <w:rStyle w:val="Strong"/>
          <w:rFonts w:ascii="Times New Roman" w:hAnsi="Times New Roman"/>
          <w:sz w:val="24"/>
          <w:szCs w:val="24"/>
        </w:rPr>
        <w:lastRenderedPageBreak/>
        <w:t>Установка PHP (</w:t>
      </w:r>
      <w:proofErr w:type="spellStart"/>
      <w:r w:rsidRPr="00102F9A">
        <w:rPr>
          <w:rStyle w:val="Strong"/>
          <w:rFonts w:ascii="Times New Roman" w:hAnsi="Times New Roman"/>
          <w:sz w:val="24"/>
          <w:szCs w:val="24"/>
        </w:rPr>
        <w:t>FastCGI</w:t>
      </w:r>
      <w:proofErr w:type="spellEnd"/>
      <w:r w:rsidRPr="00102F9A">
        <w:rPr>
          <w:rStyle w:val="Strong"/>
          <w:rFonts w:ascii="Times New Roman" w:hAnsi="Times New Roman"/>
          <w:sz w:val="24"/>
          <w:szCs w:val="24"/>
        </w:rPr>
        <w:t>)</w:t>
      </w:r>
    </w:p>
    <w:p w14:paraId="096113CF" w14:textId="77777777" w:rsidR="00102F9A" w:rsidRPr="00102F9A" w:rsidRDefault="00102F9A" w:rsidP="00102F9A">
      <w:pPr>
        <w:pStyle w:val="NormalWeb"/>
        <w:shd w:val="clear" w:color="auto" w:fill="FFFFFF"/>
        <w:spacing w:before="300" w:beforeAutospacing="0" w:after="300" w:afterAutospacing="0" w:line="315" w:lineRule="atLeast"/>
        <w:jc w:val="both"/>
        <w:rPr>
          <w:rFonts w:ascii="Times New Roman" w:hAnsi="Times New Roman"/>
          <w:sz w:val="24"/>
          <w:szCs w:val="24"/>
        </w:rPr>
      </w:pPr>
      <w:r w:rsidRPr="00102F9A">
        <w:rPr>
          <w:rFonts w:ascii="Times New Roman" w:hAnsi="Times New Roman"/>
          <w:sz w:val="24"/>
          <w:szCs w:val="24"/>
        </w:rPr>
        <w:t xml:space="preserve">Конечно, оптимальный веб-сервер для PHP — это </w:t>
      </w:r>
      <w:proofErr w:type="spellStart"/>
      <w:r w:rsidRPr="00102F9A">
        <w:rPr>
          <w:rFonts w:ascii="Times New Roman" w:hAnsi="Times New Roman"/>
          <w:sz w:val="24"/>
          <w:szCs w:val="24"/>
        </w:rPr>
        <w:t>Apache</w:t>
      </w:r>
      <w:proofErr w:type="spellEnd"/>
      <w:r w:rsidRPr="00102F9A">
        <w:rPr>
          <w:rFonts w:ascii="Times New Roman" w:hAnsi="Times New Roman"/>
          <w:sz w:val="24"/>
          <w:szCs w:val="24"/>
        </w:rPr>
        <w:t>, но все же бывают случаи когда требуется установить PHP на IIS. Тем более, в последнее время разработчиками была проделана большая работа, чтобы производительность PHP на IIS улучшилась.</w:t>
      </w:r>
    </w:p>
    <w:p w14:paraId="6C41A2D2" w14:textId="77777777" w:rsidR="00102F9A" w:rsidRPr="00102F9A" w:rsidRDefault="00102F9A" w:rsidP="00102F9A">
      <w:pPr>
        <w:pStyle w:val="NormalWeb"/>
        <w:shd w:val="clear" w:color="auto" w:fill="FFFFFF"/>
        <w:spacing w:before="300" w:beforeAutospacing="0" w:after="300" w:afterAutospacing="0" w:line="315" w:lineRule="atLeast"/>
        <w:jc w:val="both"/>
        <w:rPr>
          <w:rFonts w:ascii="Times New Roman" w:hAnsi="Times New Roman"/>
          <w:sz w:val="24"/>
          <w:szCs w:val="24"/>
        </w:rPr>
      </w:pPr>
      <w:r w:rsidRPr="00102F9A">
        <w:rPr>
          <w:rFonts w:ascii="Times New Roman" w:hAnsi="Times New Roman"/>
          <w:sz w:val="24"/>
          <w:szCs w:val="24"/>
        </w:rPr>
        <w:t xml:space="preserve">Перед началом установки необходимо скачать релиз PHP с </w:t>
      </w:r>
      <w:proofErr w:type="spellStart"/>
      <w:r w:rsidRPr="00102F9A">
        <w:rPr>
          <w:rFonts w:ascii="Times New Roman" w:hAnsi="Times New Roman"/>
          <w:sz w:val="24"/>
          <w:szCs w:val="24"/>
        </w:rPr>
        <w:t>сайта</w:t>
      </w:r>
      <w:r w:rsidRPr="00102F9A">
        <w:rPr>
          <w:rFonts w:ascii="Times New Roman" w:hAnsi="Times New Roman"/>
          <w:sz w:val="24"/>
          <w:szCs w:val="24"/>
        </w:rPr>
        <w:fldChar w:fldCharType="begin"/>
      </w:r>
      <w:r w:rsidRPr="00102F9A">
        <w:rPr>
          <w:rFonts w:ascii="Times New Roman" w:hAnsi="Times New Roman"/>
          <w:sz w:val="24"/>
          <w:szCs w:val="24"/>
        </w:rPr>
        <w:instrText xml:space="preserve"> HYPERLINK "http://windows.php.net/download/" \t "_blank" </w:instrText>
      </w:r>
      <w:r w:rsidRPr="00102F9A">
        <w:rPr>
          <w:rFonts w:ascii="Times New Roman" w:hAnsi="Times New Roman"/>
          <w:sz w:val="24"/>
          <w:szCs w:val="24"/>
        </w:rPr>
      </w:r>
      <w:r w:rsidRPr="00102F9A">
        <w:rPr>
          <w:rFonts w:ascii="Times New Roman" w:hAnsi="Times New Roman"/>
          <w:sz w:val="24"/>
          <w:szCs w:val="24"/>
        </w:rPr>
        <w:fldChar w:fldCharType="separate"/>
      </w:r>
      <w:r w:rsidRPr="00102F9A">
        <w:rPr>
          <w:rStyle w:val="Hyperlink"/>
          <w:rFonts w:ascii="Times New Roman" w:hAnsi="Times New Roman"/>
          <w:color w:val="auto"/>
          <w:sz w:val="24"/>
          <w:szCs w:val="24"/>
        </w:rPr>
        <w:t>http</w:t>
      </w:r>
      <w:proofErr w:type="spellEnd"/>
      <w:r w:rsidRPr="00102F9A">
        <w:rPr>
          <w:rStyle w:val="Hyperlink"/>
          <w:rFonts w:ascii="Times New Roman" w:hAnsi="Times New Roman"/>
          <w:color w:val="auto"/>
          <w:sz w:val="24"/>
          <w:szCs w:val="24"/>
        </w:rPr>
        <w:t>://windows.php.net/</w:t>
      </w:r>
      <w:proofErr w:type="spellStart"/>
      <w:r w:rsidRPr="00102F9A">
        <w:rPr>
          <w:rStyle w:val="Hyperlink"/>
          <w:rFonts w:ascii="Times New Roman" w:hAnsi="Times New Roman"/>
          <w:color w:val="auto"/>
          <w:sz w:val="24"/>
          <w:szCs w:val="24"/>
        </w:rPr>
        <w:t>download</w:t>
      </w:r>
      <w:proofErr w:type="spellEnd"/>
      <w:r w:rsidRPr="00102F9A">
        <w:rPr>
          <w:rStyle w:val="Hyperlink"/>
          <w:rFonts w:ascii="Times New Roman" w:hAnsi="Times New Roman"/>
          <w:color w:val="auto"/>
          <w:sz w:val="24"/>
          <w:szCs w:val="24"/>
        </w:rPr>
        <w:t>/</w:t>
      </w:r>
      <w:r w:rsidRPr="00102F9A">
        <w:rPr>
          <w:rFonts w:ascii="Times New Roman" w:hAnsi="Times New Roman"/>
          <w:sz w:val="24"/>
          <w:szCs w:val="24"/>
        </w:rPr>
        <w:fldChar w:fldCharType="end"/>
      </w:r>
      <w:r w:rsidRPr="00102F9A">
        <w:rPr>
          <w:rFonts w:ascii="Times New Roman" w:hAnsi="Times New Roman"/>
          <w:sz w:val="24"/>
          <w:szCs w:val="24"/>
        </w:rPr>
        <w:t>. Там предлагается несколько вариантов. Нам необходим релиз</w:t>
      </w:r>
      <w:r w:rsidRPr="00102F9A">
        <w:rPr>
          <w:rStyle w:val="apple-converted-space"/>
          <w:rFonts w:ascii="Times New Roman" w:hAnsi="Times New Roman"/>
          <w:sz w:val="24"/>
          <w:szCs w:val="24"/>
        </w:rPr>
        <w:t> </w:t>
      </w:r>
      <w:r w:rsidRPr="00102F9A">
        <w:rPr>
          <w:rStyle w:val="Strong"/>
          <w:rFonts w:ascii="Times New Roman" w:hAnsi="Times New Roman"/>
          <w:sz w:val="24"/>
          <w:szCs w:val="24"/>
        </w:rPr>
        <w:t>VC9 x86 </w:t>
      </w:r>
      <w:proofErr w:type="spellStart"/>
      <w:r w:rsidRPr="00102F9A">
        <w:rPr>
          <w:rStyle w:val="Strong"/>
          <w:rFonts w:ascii="Times New Roman" w:hAnsi="Times New Roman"/>
          <w:sz w:val="24"/>
          <w:szCs w:val="24"/>
        </w:rPr>
        <w:t>Non</w:t>
      </w:r>
      <w:proofErr w:type="spellEnd"/>
      <w:r w:rsidRPr="00102F9A">
        <w:rPr>
          <w:rStyle w:val="Strong"/>
          <w:rFonts w:ascii="Times New Roman" w:hAnsi="Times New Roman"/>
          <w:sz w:val="24"/>
          <w:szCs w:val="24"/>
        </w:rPr>
        <w:t xml:space="preserve"> </w:t>
      </w:r>
      <w:proofErr w:type="spellStart"/>
      <w:r w:rsidRPr="00102F9A">
        <w:rPr>
          <w:rStyle w:val="Strong"/>
          <w:rFonts w:ascii="Times New Roman" w:hAnsi="Times New Roman"/>
          <w:sz w:val="24"/>
          <w:szCs w:val="24"/>
        </w:rPr>
        <w:t>Thread</w:t>
      </w:r>
      <w:proofErr w:type="spellEnd"/>
      <w:r w:rsidRPr="00102F9A">
        <w:rPr>
          <w:rStyle w:val="Strong"/>
          <w:rFonts w:ascii="Times New Roman" w:hAnsi="Times New Roman"/>
          <w:sz w:val="24"/>
          <w:szCs w:val="24"/>
        </w:rPr>
        <w:t xml:space="preserve"> </w:t>
      </w:r>
      <w:proofErr w:type="spellStart"/>
      <w:r w:rsidRPr="00102F9A">
        <w:rPr>
          <w:rStyle w:val="Strong"/>
          <w:rFonts w:ascii="Times New Roman" w:hAnsi="Times New Roman"/>
          <w:sz w:val="24"/>
          <w:szCs w:val="24"/>
        </w:rPr>
        <w:t>Safe</w:t>
      </w:r>
      <w:proofErr w:type="spellEnd"/>
      <w:r w:rsidRPr="00102F9A">
        <w:rPr>
          <w:rFonts w:ascii="Times New Roman" w:hAnsi="Times New Roman"/>
          <w:sz w:val="24"/>
          <w:szCs w:val="24"/>
        </w:rPr>
        <w:t xml:space="preserve">. Для работы в режиме </w:t>
      </w:r>
      <w:proofErr w:type="spellStart"/>
      <w:r w:rsidRPr="00102F9A">
        <w:rPr>
          <w:rFonts w:ascii="Times New Roman" w:hAnsi="Times New Roman"/>
          <w:sz w:val="24"/>
          <w:szCs w:val="24"/>
        </w:rPr>
        <w:t>FastCGI</w:t>
      </w:r>
      <w:proofErr w:type="spellEnd"/>
      <w:r w:rsidRPr="00102F9A">
        <w:rPr>
          <w:rFonts w:ascii="Times New Roman" w:hAnsi="Times New Roman"/>
          <w:sz w:val="24"/>
          <w:szCs w:val="24"/>
        </w:rPr>
        <w:t xml:space="preserve"> это наиболее быстрый и стабильный вариант. Я рекомендую скачивать релиз с установщиком (</w:t>
      </w:r>
      <w:proofErr w:type="spellStart"/>
      <w:r w:rsidRPr="00102F9A">
        <w:rPr>
          <w:rFonts w:ascii="Times New Roman" w:hAnsi="Times New Roman"/>
          <w:sz w:val="24"/>
          <w:szCs w:val="24"/>
        </w:rPr>
        <w:t>installer</w:t>
      </w:r>
      <w:proofErr w:type="spellEnd"/>
      <w:r w:rsidRPr="00102F9A">
        <w:rPr>
          <w:rFonts w:ascii="Times New Roman" w:hAnsi="Times New Roman"/>
          <w:sz w:val="24"/>
          <w:szCs w:val="24"/>
        </w:rPr>
        <w:t xml:space="preserve">), а не </w:t>
      </w:r>
      <w:proofErr w:type="spellStart"/>
      <w:r w:rsidRPr="00102F9A">
        <w:rPr>
          <w:rFonts w:ascii="Times New Roman" w:hAnsi="Times New Roman"/>
          <w:sz w:val="24"/>
          <w:szCs w:val="24"/>
        </w:rPr>
        <w:t>zip</w:t>
      </w:r>
      <w:proofErr w:type="spellEnd"/>
      <w:r w:rsidRPr="00102F9A">
        <w:rPr>
          <w:rFonts w:ascii="Times New Roman" w:hAnsi="Times New Roman"/>
          <w:sz w:val="24"/>
          <w:szCs w:val="24"/>
        </w:rPr>
        <w:t>-архив (это для любителей ручной установки).</w:t>
      </w:r>
    </w:p>
    <w:p w14:paraId="2D103C17" w14:textId="77777777" w:rsidR="00102F9A" w:rsidRPr="00102F9A" w:rsidRDefault="00102F9A" w:rsidP="00102F9A">
      <w:pPr>
        <w:pStyle w:val="NormalWeb"/>
        <w:shd w:val="clear" w:color="auto" w:fill="FFFFFF"/>
        <w:spacing w:before="300" w:beforeAutospacing="0" w:after="300" w:afterAutospacing="0" w:line="315" w:lineRule="atLeast"/>
        <w:jc w:val="both"/>
        <w:rPr>
          <w:rFonts w:ascii="Times New Roman" w:hAnsi="Times New Roman"/>
          <w:sz w:val="24"/>
          <w:szCs w:val="24"/>
        </w:rPr>
      </w:pPr>
      <w:r w:rsidRPr="00102F9A">
        <w:rPr>
          <w:rFonts w:ascii="Times New Roman" w:hAnsi="Times New Roman"/>
          <w:sz w:val="24"/>
          <w:szCs w:val="24"/>
        </w:rPr>
        <w:t>Теперь запускаем установщик. После нескольких не особо информативных окон нам предложат выбрать веб-сервер и режим работы PHP:</w:t>
      </w:r>
    </w:p>
    <w:p w14:paraId="62DE041D" w14:textId="3B306CAB" w:rsidR="00102F9A" w:rsidRPr="00102F9A" w:rsidRDefault="00102F9A" w:rsidP="00102F9A">
      <w:pPr>
        <w:shd w:val="clear" w:color="auto" w:fill="F3F3F3"/>
        <w:spacing w:line="315" w:lineRule="atLeast"/>
        <w:jc w:val="center"/>
        <w:rPr>
          <w:rFonts w:ascii="Times New Roman" w:eastAsia="Times New Roman" w:hAnsi="Times New Roman" w:cs="Times New Roman"/>
        </w:rPr>
      </w:pPr>
      <w:r w:rsidRPr="00102F9A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513CB8D9" wp14:editId="4271B087">
            <wp:extent cx="3010178" cy="2326821"/>
            <wp:effectExtent l="0" t="0" r="12700" b="10160"/>
            <wp:docPr id="86" name="Picture 86" descr="становка PHP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становка PHP (1)">
                      <a:hlinkClick r:id="rId21" tooltip="&quot;Установка PHP (1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82" cy="232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0AA7E" w14:textId="77777777" w:rsidR="00102F9A" w:rsidRPr="00102F9A" w:rsidRDefault="00102F9A" w:rsidP="00102F9A">
      <w:pPr>
        <w:pStyle w:val="wp-caption-text"/>
        <w:shd w:val="clear" w:color="auto" w:fill="F3F3F3"/>
        <w:spacing w:before="0" w:beforeAutospacing="0" w:after="0" w:afterAutospacing="0" w:line="255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102F9A">
        <w:rPr>
          <w:rFonts w:ascii="Times New Roman" w:hAnsi="Times New Roman" w:cs="Times New Roman"/>
          <w:sz w:val="24"/>
          <w:szCs w:val="24"/>
        </w:rPr>
        <w:t>Установка PHP (1)</w:t>
      </w:r>
    </w:p>
    <w:p w14:paraId="03A99B70" w14:textId="77777777" w:rsidR="00102F9A" w:rsidRPr="00102F9A" w:rsidRDefault="00102F9A" w:rsidP="00102F9A">
      <w:pPr>
        <w:pStyle w:val="NormalWeb"/>
        <w:shd w:val="clear" w:color="auto" w:fill="FFFFFF"/>
        <w:spacing w:before="300" w:beforeAutospacing="0" w:after="300" w:afterAutospacing="0" w:line="315" w:lineRule="atLeast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02F9A">
        <w:rPr>
          <w:rFonts w:ascii="Times New Roman" w:hAnsi="Times New Roman"/>
          <w:sz w:val="24"/>
          <w:szCs w:val="24"/>
        </w:rPr>
        <w:t>IISFastCGI</w:t>
      </w:r>
      <w:proofErr w:type="spellEnd"/>
      <w:r w:rsidRPr="00102F9A">
        <w:rPr>
          <w:rFonts w:ascii="Times New Roman" w:hAnsi="Times New Roman"/>
          <w:sz w:val="24"/>
          <w:szCs w:val="24"/>
        </w:rPr>
        <w:t xml:space="preserve"> — да, сейчас это единственный стабильный вариант установки PHP на IIS.</w:t>
      </w:r>
    </w:p>
    <w:p w14:paraId="1CBCCE50" w14:textId="77777777" w:rsidR="00102F9A" w:rsidRPr="00102F9A" w:rsidRDefault="00102F9A" w:rsidP="00102F9A">
      <w:pPr>
        <w:pStyle w:val="NormalWeb"/>
        <w:shd w:val="clear" w:color="auto" w:fill="FFFFFF"/>
        <w:spacing w:before="300" w:beforeAutospacing="0" w:after="300" w:afterAutospacing="0" w:line="315" w:lineRule="atLeast"/>
        <w:jc w:val="both"/>
        <w:rPr>
          <w:rFonts w:ascii="Times New Roman" w:hAnsi="Times New Roman"/>
          <w:sz w:val="24"/>
          <w:szCs w:val="24"/>
        </w:rPr>
      </w:pPr>
      <w:r w:rsidRPr="00102F9A">
        <w:rPr>
          <w:rFonts w:ascii="Times New Roman" w:hAnsi="Times New Roman"/>
          <w:sz w:val="24"/>
          <w:szCs w:val="24"/>
        </w:rPr>
        <w:t xml:space="preserve">Далее переходим к выбору </w:t>
      </w:r>
      <w:proofErr w:type="spellStart"/>
      <w:r w:rsidRPr="00102F9A">
        <w:rPr>
          <w:rFonts w:ascii="Times New Roman" w:hAnsi="Times New Roman"/>
          <w:sz w:val="24"/>
          <w:szCs w:val="24"/>
        </w:rPr>
        <w:t>компонетов</w:t>
      </w:r>
      <w:proofErr w:type="spellEnd"/>
      <w:r w:rsidRPr="00102F9A">
        <w:rPr>
          <w:rFonts w:ascii="Times New Roman" w:hAnsi="Times New Roman"/>
          <w:sz w:val="24"/>
          <w:szCs w:val="24"/>
        </w:rPr>
        <w:t xml:space="preserve"> PHP. Если установку PHP производите впервые, лучше оставить значения по умолчанию.</w:t>
      </w:r>
    </w:p>
    <w:p w14:paraId="12439680" w14:textId="77777777" w:rsidR="00102F9A" w:rsidRPr="00102F9A" w:rsidRDefault="00102F9A" w:rsidP="00102F9A">
      <w:pPr>
        <w:pStyle w:val="NormalWeb"/>
        <w:shd w:val="clear" w:color="auto" w:fill="FFFFFF"/>
        <w:spacing w:before="300" w:beforeAutospacing="0" w:after="300" w:afterAutospacing="0" w:line="315" w:lineRule="atLeast"/>
        <w:jc w:val="both"/>
        <w:rPr>
          <w:rFonts w:ascii="Times New Roman" w:hAnsi="Times New Roman"/>
          <w:sz w:val="24"/>
          <w:szCs w:val="24"/>
        </w:rPr>
      </w:pPr>
      <w:r w:rsidRPr="00102F9A">
        <w:rPr>
          <w:rFonts w:ascii="Times New Roman" w:hAnsi="Times New Roman"/>
          <w:sz w:val="24"/>
          <w:szCs w:val="24"/>
        </w:rPr>
        <w:t xml:space="preserve">После завершения работы установщика, переходим к настройкам IIS. В принципе здесь надо сделать только одно действие — поднять приоритет </w:t>
      </w:r>
      <w:proofErr w:type="spellStart"/>
      <w:r w:rsidRPr="00102F9A">
        <w:rPr>
          <w:rFonts w:ascii="Times New Roman" w:hAnsi="Times New Roman"/>
          <w:sz w:val="24"/>
          <w:szCs w:val="24"/>
        </w:rPr>
        <w:t>php</w:t>
      </w:r>
      <w:proofErr w:type="spellEnd"/>
      <w:r w:rsidRPr="00102F9A">
        <w:rPr>
          <w:rFonts w:ascii="Times New Roman" w:hAnsi="Times New Roman"/>
          <w:sz w:val="24"/>
          <w:szCs w:val="24"/>
        </w:rPr>
        <w:t xml:space="preserve">-файлов, чтобы они обрабатывались в первую очередь. В диспетчере служб IIS нажимаем по названию нашего сайта и в окне справа выбираем раздел «Документ по умолчанию». В появившемся списке необходимо переместить </w:t>
      </w:r>
      <w:proofErr w:type="spellStart"/>
      <w:r w:rsidRPr="00102F9A">
        <w:rPr>
          <w:rFonts w:ascii="Times New Roman" w:hAnsi="Times New Roman"/>
          <w:sz w:val="24"/>
          <w:szCs w:val="24"/>
        </w:rPr>
        <w:t>index.php</w:t>
      </w:r>
      <w:proofErr w:type="spellEnd"/>
      <w:r w:rsidRPr="00102F9A">
        <w:rPr>
          <w:rFonts w:ascii="Times New Roman" w:hAnsi="Times New Roman"/>
          <w:sz w:val="24"/>
          <w:szCs w:val="24"/>
        </w:rPr>
        <w:t xml:space="preserve"> в начало:</w:t>
      </w:r>
    </w:p>
    <w:p w14:paraId="45F17242" w14:textId="5D225244" w:rsidR="00102F9A" w:rsidRPr="00102F9A" w:rsidRDefault="00102F9A" w:rsidP="00102F9A">
      <w:pPr>
        <w:shd w:val="clear" w:color="auto" w:fill="F3F3F3"/>
        <w:spacing w:line="315" w:lineRule="atLeast"/>
        <w:jc w:val="center"/>
        <w:rPr>
          <w:rFonts w:ascii="Times New Roman" w:eastAsia="Times New Roman" w:hAnsi="Times New Roman" w:cs="Times New Roman"/>
        </w:rPr>
      </w:pPr>
      <w:r w:rsidRPr="00102F9A"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218C4403" wp14:editId="52DE6183">
            <wp:extent cx="3159410" cy="2171700"/>
            <wp:effectExtent l="0" t="0" r="0" b="0"/>
            <wp:docPr id="87" name="Picture 87" descr="становка PHP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становка PHP (2)">
                      <a:hlinkClick r:id="rId23" tooltip="&quot;Установка PHP (2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4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92BEF" w14:textId="77777777" w:rsidR="00102F9A" w:rsidRPr="00102F9A" w:rsidRDefault="00102F9A" w:rsidP="00102F9A">
      <w:pPr>
        <w:pStyle w:val="wp-caption-text"/>
        <w:shd w:val="clear" w:color="auto" w:fill="F3F3F3"/>
        <w:spacing w:before="0" w:beforeAutospacing="0" w:after="0" w:afterAutospacing="0" w:line="255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102F9A">
        <w:rPr>
          <w:rFonts w:ascii="Times New Roman" w:hAnsi="Times New Roman" w:cs="Times New Roman"/>
          <w:sz w:val="24"/>
          <w:szCs w:val="24"/>
        </w:rPr>
        <w:t>Установка PHP (2)</w:t>
      </w:r>
    </w:p>
    <w:p w14:paraId="0CD7677D" w14:textId="77777777" w:rsidR="00102F9A" w:rsidRPr="00102F9A" w:rsidRDefault="00102F9A" w:rsidP="00102F9A">
      <w:pPr>
        <w:pStyle w:val="NormalWeb"/>
        <w:shd w:val="clear" w:color="auto" w:fill="FFFFFF"/>
        <w:spacing w:before="300" w:beforeAutospacing="0" w:after="300" w:afterAutospacing="0" w:line="315" w:lineRule="atLeast"/>
        <w:jc w:val="both"/>
        <w:rPr>
          <w:rFonts w:ascii="Times New Roman" w:hAnsi="Times New Roman"/>
          <w:sz w:val="24"/>
          <w:szCs w:val="24"/>
        </w:rPr>
      </w:pPr>
      <w:r w:rsidRPr="00102F9A">
        <w:rPr>
          <w:rStyle w:val="Strong"/>
          <w:rFonts w:ascii="Times New Roman" w:hAnsi="Times New Roman"/>
          <w:sz w:val="24"/>
          <w:szCs w:val="24"/>
        </w:rPr>
        <w:t xml:space="preserve">Пользователи </w:t>
      </w:r>
      <w:proofErr w:type="spellStart"/>
      <w:r w:rsidRPr="00102F9A">
        <w:rPr>
          <w:rStyle w:val="Strong"/>
          <w:rFonts w:ascii="Times New Roman" w:hAnsi="Times New Roman"/>
          <w:sz w:val="24"/>
          <w:szCs w:val="24"/>
        </w:rPr>
        <w:t>Windows</w:t>
      </w:r>
      <w:proofErr w:type="spellEnd"/>
      <w:r w:rsidRPr="00102F9A">
        <w:rPr>
          <w:rStyle w:val="Strong"/>
          <w:rFonts w:ascii="Times New Roman" w:hAnsi="Times New Roman"/>
          <w:sz w:val="24"/>
          <w:szCs w:val="24"/>
        </w:rPr>
        <w:t xml:space="preserve"> 7 64-бит, внимание!</w:t>
      </w:r>
      <w:r w:rsidRPr="00102F9A">
        <w:rPr>
          <w:rStyle w:val="apple-converted-space"/>
          <w:rFonts w:ascii="Times New Roman" w:hAnsi="Times New Roman"/>
          <w:b/>
          <w:bCs/>
          <w:sz w:val="24"/>
          <w:szCs w:val="24"/>
        </w:rPr>
        <w:t> </w:t>
      </w:r>
      <w:r w:rsidRPr="00102F9A">
        <w:rPr>
          <w:rFonts w:ascii="Times New Roman" w:hAnsi="Times New Roman"/>
          <w:sz w:val="24"/>
          <w:szCs w:val="24"/>
        </w:rPr>
        <w:t xml:space="preserve">Вам необходимо произвести одно дополнительное действие. Откройте раздел «Пулы приложений». Выделите </w:t>
      </w:r>
      <w:proofErr w:type="spellStart"/>
      <w:r w:rsidRPr="00102F9A">
        <w:rPr>
          <w:rFonts w:ascii="Times New Roman" w:hAnsi="Times New Roman"/>
          <w:sz w:val="24"/>
          <w:szCs w:val="24"/>
        </w:rPr>
        <w:t>DefaultAppPool</w:t>
      </w:r>
      <w:proofErr w:type="spellEnd"/>
      <w:r w:rsidRPr="00102F9A">
        <w:rPr>
          <w:rFonts w:ascii="Times New Roman" w:hAnsi="Times New Roman"/>
          <w:sz w:val="24"/>
          <w:szCs w:val="24"/>
        </w:rPr>
        <w:t xml:space="preserve"> и откройте «Дополнительные параметры» (через правый клик или в крайней правой колонке). В разделе Общие необходимо найти опцию «Разрешить выполнение 32-битных приложений» (</w:t>
      </w:r>
      <w:proofErr w:type="spellStart"/>
      <w:r w:rsidRPr="00102F9A">
        <w:rPr>
          <w:rFonts w:ascii="Times New Roman" w:hAnsi="Times New Roman"/>
          <w:sz w:val="24"/>
          <w:szCs w:val="24"/>
        </w:rPr>
        <w:t>Enable</w:t>
      </w:r>
      <w:proofErr w:type="spellEnd"/>
      <w:r w:rsidRPr="00102F9A">
        <w:rPr>
          <w:rFonts w:ascii="Times New Roman" w:hAnsi="Times New Roman"/>
          <w:sz w:val="24"/>
          <w:szCs w:val="24"/>
        </w:rPr>
        <w:t xml:space="preserve"> 32-bit </w:t>
      </w:r>
      <w:proofErr w:type="spellStart"/>
      <w:r w:rsidRPr="00102F9A">
        <w:rPr>
          <w:rFonts w:ascii="Times New Roman" w:hAnsi="Times New Roman"/>
          <w:sz w:val="24"/>
          <w:szCs w:val="24"/>
        </w:rPr>
        <w:t>Applications</w:t>
      </w:r>
      <w:proofErr w:type="spellEnd"/>
      <w:r w:rsidRPr="00102F9A">
        <w:rPr>
          <w:rFonts w:ascii="Times New Roman" w:hAnsi="Times New Roman"/>
          <w:sz w:val="24"/>
          <w:szCs w:val="24"/>
        </w:rPr>
        <w:t xml:space="preserve">) и установить в положение </w:t>
      </w:r>
      <w:proofErr w:type="spellStart"/>
      <w:r w:rsidRPr="00102F9A">
        <w:rPr>
          <w:rFonts w:ascii="Times New Roman" w:hAnsi="Times New Roman"/>
          <w:sz w:val="24"/>
          <w:szCs w:val="24"/>
        </w:rPr>
        <w:t>True</w:t>
      </w:r>
      <w:proofErr w:type="spellEnd"/>
      <w:r w:rsidRPr="00102F9A">
        <w:rPr>
          <w:rFonts w:ascii="Times New Roman" w:hAnsi="Times New Roman"/>
          <w:sz w:val="24"/>
          <w:szCs w:val="24"/>
        </w:rPr>
        <w:t>. Если уже созданы дополнительные пулы для уже существующих сайтов, то для каждого из них нужно проделать ту же операцию.</w:t>
      </w:r>
    </w:p>
    <w:p w14:paraId="3EA9DCF5" w14:textId="77777777" w:rsidR="00102F9A" w:rsidRPr="00102F9A" w:rsidRDefault="00102F9A" w:rsidP="00102F9A">
      <w:pPr>
        <w:pStyle w:val="NormalWeb"/>
        <w:shd w:val="clear" w:color="auto" w:fill="FFFFFF"/>
        <w:spacing w:before="300" w:beforeAutospacing="0" w:after="300" w:afterAutospacing="0" w:line="315" w:lineRule="atLeast"/>
        <w:jc w:val="both"/>
        <w:rPr>
          <w:rFonts w:ascii="Times New Roman" w:hAnsi="Times New Roman"/>
          <w:sz w:val="24"/>
          <w:szCs w:val="24"/>
        </w:rPr>
      </w:pPr>
      <w:r w:rsidRPr="00102F9A">
        <w:rPr>
          <w:rFonts w:ascii="Times New Roman" w:hAnsi="Times New Roman"/>
          <w:sz w:val="24"/>
          <w:szCs w:val="24"/>
        </w:rPr>
        <w:t xml:space="preserve">Теперь необходимо провести тестирование PHP. В корневую папку веб-сайта (c:\inetpub\wwwroot) необходимо поместить файл </w:t>
      </w:r>
      <w:proofErr w:type="spellStart"/>
      <w:r w:rsidRPr="00102F9A">
        <w:rPr>
          <w:rFonts w:ascii="Times New Roman" w:hAnsi="Times New Roman"/>
          <w:sz w:val="24"/>
          <w:szCs w:val="24"/>
        </w:rPr>
        <w:t>index.php</w:t>
      </w:r>
      <w:proofErr w:type="spellEnd"/>
      <w:r w:rsidRPr="00102F9A">
        <w:rPr>
          <w:rFonts w:ascii="Times New Roman" w:hAnsi="Times New Roman"/>
          <w:sz w:val="24"/>
          <w:szCs w:val="24"/>
        </w:rPr>
        <w:t xml:space="preserve"> со следующим содержанием:</w:t>
      </w:r>
    </w:p>
    <w:p w14:paraId="158E85D6" w14:textId="77777777" w:rsidR="00102F9A" w:rsidRPr="00102F9A" w:rsidRDefault="00102F9A" w:rsidP="00102F9A">
      <w:pPr>
        <w:pStyle w:val="HTMLPreformatted"/>
        <w:shd w:val="clear" w:color="auto" w:fill="FFFFFF"/>
        <w:spacing w:line="315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02F9A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102F9A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102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F9A">
        <w:rPr>
          <w:rFonts w:ascii="Times New Roman" w:hAnsi="Times New Roman" w:cs="Times New Roman"/>
          <w:sz w:val="24"/>
          <w:szCs w:val="24"/>
        </w:rPr>
        <w:t>phpinfo</w:t>
      </w:r>
      <w:proofErr w:type="spellEnd"/>
      <w:r w:rsidRPr="00102F9A">
        <w:rPr>
          <w:rFonts w:ascii="Times New Roman" w:hAnsi="Times New Roman" w:cs="Times New Roman"/>
          <w:sz w:val="24"/>
          <w:szCs w:val="24"/>
        </w:rPr>
        <w:t>()?&gt;</w:t>
      </w:r>
    </w:p>
    <w:p w14:paraId="17B12CA0" w14:textId="77777777" w:rsidR="00102F9A" w:rsidRPr="00102F9A" w:rsidRDefault="00102F9A" w:rsidP="00102F9A">
      <w:pPr>
        <w:pStyle w:val="NormalWeb"/>
        <w:shd w:val="clear" w:color="auto" w:fill="FFFFFF"/>
        <w:spacing w:before="300" w:beforeAutospacing="0" w:after="300" w:afterAutospacing="0" w:line="315" w:lineRule="atLeast"/>
        <w:jc w:val="both"/>
        <w:rPr>
          <w:rFonts w:ascii="Times New Roman" w:hAnsi="Times New Roman"/>
          <w:sz w:val="24"/>
          <w:szCs w:val="24"/>
        </w:rPr>
      </w:pPr>
      <w:r w:rsidRPr="00102F9A">
        <w:rPr>
          <w:rFonts w:ascii="Times New Roman" w:hAnsi="Times New Roman"/>
          <w:sz w:val="24"/>
          <w:szCs w:val="24"/>
        </w:rPr>
        <w:t>Открываем сайт в браузере (http://localhost). Если все работает правильно, вы увидите страницу с информацией об установке PHP:</w:t>
      </w:r>
    </w:p>
    <w:p w14:paraId="0309AD5A" w14:textId="7B21BE33" w:rsidR="00102F9A" w:rsidRPr="00102F9A" w:rsidRDefault="00102F9A" w:rsidP="00102F9A">
      <w:pPr>
        <w:shd w:val="clear" w:color="auto" w:fill="F3F3F3"/>
        <w:spacing w:line="315" w:lineRule="atLeast"/>
        <w:jc w:val="center"/>
        <w:rPr>
          <w:rFonts w:ascii="Times New Roman" w:eastAsia="Times New Roman" w:hAnsi="Times New Roman" w:cs="Times New Roman"/>
        </w:rPr>
      </w:pPr>
      <w:r w:rsidRPr="00102F9A"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1D19DF23" wp14:editId="5F043CE2">
            <wp:extent cx="3547382" cy="2514600"/>
            <wp:effectExtent l="0" t="0" r="8890" b="0"/>
            <wp:docPr id="88" name="Picture 88" descr="естируем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естируем PHP">
                      <a:hlinkClick r:id="rId25" tooltip="&quot;Тестируем PHP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382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C0427" w14:textId="77777777" w:rsidR="00102F9A" w:rsidRPr="00102F9A" w:rsidRDefault="00102F9A" w:rsidP="00102F9A">
      <w:pPr>
        <w:pStyle w:val="wp-caption-text"/>
        <w:shd w:val="clear" w:color="auto" w:fill="F3F3F3"/>
        <w:spacing w:before="0" w:beforeAutospacing="0" w:after="0" w:afterAutospacing="0" w:line="255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102F9A">
        <w:rPr>
          <w:rFonts w:ascii="Times New Roman" w:hAnsi="Times New Roman" w:cs="Times New Roman"/>
          <w:sz w:val="24"/>
          <w:szCs w:val="24"/>
        </w:rPr>
        <w:t>Тестируем PHP</w:t>
      </w:r>
    </w:p>
    <w:p w14:paraId="3D91443F" w14:textId="77777777" w:rsidR="00102F9A" w:rsidRPr="00102F9A" w:rsidRDefault="00102F9A" w:rsidP="00102F9A">
      <w:pPr>
        <w:pStyle w:val="NormalWeb"/>
        <w:shd w:val="clear" w:color="auto" w:fill="FFFFFF"/>
        <w:spacing w:before="300" w:beforeAutospacing="0" w:after="300" w:afterAutospacing="0" w:line="315" w:lineRule="atLeast"/>
        <w:jc w:val="both"/>
        <w:rPr>
          <w:rFonts w:ascii="Times New Roman" w:hAnsi="Times New Roman"/>
          <w:sz w:val="24"/>
          <w:szCs w:val="24"/>
        </w:rPr>
      </w:pPr>
      <w:bookmarkStart w:id="36" w:name="p3"/>
      <w:bookmarkEnd w:id="36"/>
      <w:r w:rsidRPr="00102F9A">
        <w:rPr>
          <w:rStyle w:val="Strong"/>
          <w:rFonts w:ascii="Times New Roman" w:hAnsi="Times New Roman"/>
          <w:sz w:val="24"/>
          <w:szCs w:val="24"/>
        </w:rPr>
        <w:t>FAQ</w:t>
      </w:r>
    </w:p>
    <w:p w14:paraId="08F3FE34" w14:textId="77777777" w:rsidR="00102F9A" w:rsidRPr="00102F9A" w:rsidRDefault="00102F9A" w:rsidP="00102F9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450"/>
        <w:jc w:val="both"/>
        <w:rPr>
          <w:rFonts w:ascii="Times New Roman" w:eastAsia="Times New Roman" w:hAnsi="Times New Roman" w:cs="Times New Roman"/>
        </w:rPr>
      </w:pPr>
      <w:r w:rsidRPr="00102F9A">
        <w:rPr>
          <w:rFonts w:ascii="Times New Roman" w:eastAsia="Times New Roman" w:hAnsi="Times New Roman" w:cs="Times New Roman"/>
        </w:rPr>
        <w:t>При запуске сайта возникает ошибка: «</w:t>
      </w:r>
      <w:r w:rsidRPr="00102F9A">
        <w:rPr>
          <w:rStyle w:val="Strong"/>
          <w:rFonts w:ascii="Times New Roman" w:eastAsia="Times New Roman" w:hAnsi="Times New Roman" w:cs="Times New Roman"/>
        </w:rPr>
        <w:t>Процесс не может получить доступ к файлу, так как он используется другим процессом. (Исключение из HRESULT: 0×80070020)</w:t>
      </w:r>
      <w:r w:rsidRPr="00102F9A">
        <w:rPr>
          <w:rFonts w:ascii="Times New Roman" w:eastAsia="Times New Roman" w:hAnsi="Times New Roman" w:cs="Times New Roman"/>
        </w:rPr>
        <w:t>».</w:t>
      </w:r>
      <w:r w:rsidRPr="00102F9A">
        <w:rPr>
          <w:rFonts w:ascii="Times New Roman" w:eastAsia="Times New Roman" w:hAnsi="Times New Roman" w:cs="Times New Roman"/>
        </w:rPr>
        <w:br/>
        <w:t xml:space="preserve">Эта ошибка говорит о том, что порт, к </w:t>
      </w:r>
      <w:proofErr w:type="spellStart"/>
      <w:r w:rsidRPr="00102F9A">
        <w:rPr>
          <w:rFonts w:ascii="Times New Roman" w:eastAsia="Times New Roman" w:hAnsi="Times New Roman" w:cs="Times New Roman"/>
        </w:rPr>
        <w:t>которму</w:t>
      </w:r>
      <w:proofErr w:type="spellEnd"/>
      <w:r w:rsidRPr="00102F9A">
        <w:rPr>
          <w:rFonts w:ascii="Times New Roman" w:eastAsia="Times New Roman" w:hAnsi="Times New Roman" w:cs="Times New Roman"/>
        </w:rPr>
        <w:t xml:space="preserve"> осуществлена привязка сайта (по умолчанию 80-й), уже занят другим приложением. Очень часто такая ошибка возникает, если установлен другой веб-сервер (например </w:t>
      </w:r>
      <w:proofErr w:type="spellStart"/>
      <w:r w:rsidRPr="00102F9A">
        <w:rPr>
          <w:rFonts w:ascii="Times New Roman" w:eastAsia="Times New Roman" w:hAnsi="Times New Roman" w:cs="Times New Roman"/>
        </w:rPr>
        <w:t>Apache</w:t>
      </w:r>
      <w:proofErr w:type="spellEnd"/>
      <w:r w:rsidRPr="00102F9A">
        <w:rPr>
          <w:rFonts w:ascii="Times New Roman" w:eastAsia="Times New Roman" w:hAnsi="Times New Roman" w:cs="Times New Roman"/>
        </w:rPr>
        <w:t>).</w:t>
      </w:r>
      <w:r w:rsidRPr="00102F9A">
        <w:rPr>
          <w:rFonts w:ascii="Times New Roman" w:eastAsia="Times New Roman" w:hAnsi="Times New Roman" w:cs="Times New Roman"/>
        </w:rPr>
        <w:br/>
        <w:t xml:space="preserve">Чтобы выяснить какой процесс занимает 80-й порт, в командной строке введите: </w:t>
      </w:r>
      <w:proofErr w:type="spellStart"/>
      <w:r w:rsidRPr="00102F9A">
        <w:rPr>
          <w:rFonts w:ascii="Times New Roman" w:eastAsia="Times New Roman" w:hAnsi="Times New Roman" w:cs="Times New Roman"/>
        </w:rPr>
        <w:t>netstat</w:t>
      </w:r>
      <w:proofErr w:type="spellEnd"/>
      <w:r w:rsidRPr="00102F9A">
        <w:rPr>
          <w:rFonts w:ascii="Times New Roman" w:eastAsia="Times New Roman" w:hAnsi="Times New Roman" w:cs="Times New Roman"/>
        </w:rPr>
        <w:t xml:space="preserve"> -</w:t>
      </w:r>
      <w:proofErr w:type="spellStart"/>
      <w:r w:rsidRPr="00102F9A">
        <w:rPr>
          <w:rFonts w:ascii="Times New Roman" w:eastAsia="Times New Roman" w:hAnsi="Times New Roman" w:cs="Times New Roman"/>
        </w:rPr>
        <w:t>ano</w:t>
      </w:r>
      <w:proofErr w:type="spellEnd"/>
      <w:r w:rsidRPr="00102F9A">
        <w:rPr>
          <w:rFonts w:ascii="Times New Roman" w:eastAsia="Times New Roman" w:hAnsi="Times New Roman" w:cs="Times New Roman"/>
        </w:rPr>
        <w:t xml:space="preserve"> -p </w:t>
      </w:r>
      <w:proofErr w:type="spellStart"/>
      <w:r w:rsidRPr="00102F9A">
        <w:rPr>
          <w:rFonts w:ascii="Times New Roman" w:eastAsia="Times New Roman" w:hAnsi="Times New Roman" w:cs="Times New Roman"/>
        </w:rPr>
        <w:t>tcp</w:t>
      </w:r>
      <w:proofErr w:type="spellEnd"/>
      <w:r w:rsidRPr="00102F9A">
        <w:rPr>
          <w:rFonts w:ascii="Times New Roman" w:eastAsia="Times New Roman" w:hAnsi="Times New Roman" w:cs="Times New Roman"/>
        </w:rPr>
        <w:br/>
        <w:t xml:space="preserve">В колонке «Локальный адрес» ищем запись вида 0.0.0.0:80, далее смотрим какой «PID» соответствует этой записи. В «Диспетчере задач» открываем вкладку Процессы (опцию «Отображать процессы всех пользователей» должна быть отмечена). Далее переходим в меню Вид -&gt; «Выбрать столбцы» отметь «ИД </w:t>
      </w:r>
      <w:proofErr w:type="spellStart"/>
      <w:r w:rsidRPr="00102F9A">
        <w:rPr>
          <w:rFonts w:ascii="Times New Roman" w:eastAsia="Times New Roman" w:hAnsi="Times New Roman" w:cs="Times New Roman"/>
        </w:rPr>
        <w:t>проесса</w:t>
      </w:r>
      <w:proofErr w:type="spellEnd"/>
      <w:r w:rsidRPr="00102F9A">
        <w:rPr>
          <w:rFonts w:ascii="Times New Roman" w:eastAsia="Times New Roman" w:hAnsi="Times New Roman" w:cs="Times New Roman"/>
        </w:rPr>
        <w:t xml:space="preserve"> (PID)». Теперь с помощью PID можно выяснить какой процесс занимает порт.</w:t>
      </w:r>
      <w:r w:rsidRPr="00102F9A">
        <w:rPr>
          <w:rFonts w:ascii="Times New Roman" w:eastAsia="Times New Roman" w:hAnsi="Times New Roman" w:cs="Times New Roman"/>
        </w:rPr>
        <w:br/>
        <w:t>Еще одним из решений этой проблемы является привязка сайта к альтернативному порту (например 8080).</w:t>
      </w:r>
    </w:p>
    <w:p w14:paraId="136BD827" w14:textId="77777777" w:rsidR="00102F9A" w:rsidRPr="00102F9A" w:rsidRDefault="00102F9A" w:rsidP="00102F9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450"/>
        <w:jc w:val="both"/>
        <w:rPr>
          <w:rFonts w:ascii="Times New Roman" w:eastAsia="Times New Roman" w:hAnsi="Times New Roman" w:cs="Times New Roman"/>
        </w:rPr>
      </w:pPr>
      <w:r w:rsidRPr="00102F9A">
        <w:rPr>
          <w:rFonts w:ascii="Times New Roman" w:eastAsia="Times New Roman" w:hAnsi="Times New Roman" w:cs="Times New Roman"/>
        </w:rPr>
        <w:t xml:space="preserve">При запуске </w:t>
      </w:r>
      <w:proofErr w:type="spellStart"/>
      <w:r w:rsidRPr="00102F9A">
        <w:rPr>
          <w:rFonts w:ascii="Times New Roman" w:eastAsia="Times New Roman" w:hAnsi="Times New Roman" w:cs="Times New Roman"/>
        </w:rPr>
        <w:t>php</w:t>
      </w:r>
      <w:proofErr w:type="spellEnd"/>
      <w:r w:rsidRPr="00102F9A">
        <w:rPr>
          <w:rFonts w:ascii="Times New Roman" w:eastAsia="Times New Roman" w:hAnsi="Times New Roman" w:cs="Times New Roman"/>
        </w:rPr>
        <w:t>-скрипта появляется ошибка:</w:t>
      </w:r>
      <w:r w:rsidRPr="00102F9A">
        <w:rPr>
          <w:rStyle w:val="apple-converted-space"/>
          <w:rFonts w:ascii="Times New Roman" w:eastAsia="Times New Roman" w:hAnsi="Times New Roman" w:cs="Times New Roman"/>
        </w:rPr>
        <w:t> </w:t>
      </w:r>
      <w:proofErr w:type="spellStart"/>
      <w:r w:rsidRPr="00102F9A">
        <w:rPr>
          <w:rStyle w:val="Strong"/>
          <w:rFonts w:ascii="Times New Roman" w:eastAsia="Times New Roman" w:hAnsi="Times New Roman" w:cs="Times New Roman"/>
        </w:rPr>
        <w:t>Warning</w:t>
      </w:r>
      <w:proofErr w:type="spellEnd"/>
      <w:r w:rsidRPr="00102F9A">
        <w:rPr>
          <w:rStyle w:val="Strong"/>
          <w:rFonts w:ascii="Times New Roman" w:eastAsia="Times New Roman" w:hAnsi="Times New Roman" w:cs="Times New Roman"/>
        </w:rPr>
        <w:t xml:space="preserve">: </w:t>
      </w:r>
      <w:proofErr w:type="spellStart"/>
      <w:r w:rsidRPr="00102F9A">
        <w:rPr>
          <w:rStyle w:val="Strong"/>
          <w:rFonts w:ascii="Times New Roman" w:eastAsia="Times New Roman" w:hAnsi="Times New Roman" w:cs="Times New Roman"/>
        </w:rPr>
        <w:t>fopen</w:t>
      </w:r>
      <w:proofErr w:type="spellEnd"/>
      <w:r w:rsidRPr="00102F9A">
        <w:rPr>
          <w:rStyle w:val="Strong"/>
          <w:rFonts w:ascii="Times New Roman" w:eastAsia="Times New Roman" w:hAnsi="Times New Roman" w:cs="Times New Roman"/>
        </w:rPr>
        <w:t>(</w:t>
      </w:r>
      <w:proofErr w:type="spellStart"/>
      <w:r w:rsidRPr="00102F9A">
        <w:rPr>
          <w:rStyle w:val="Strong"/>
          <w:rFonts w:ascii="Times New Roman" w:eastAsia="Times New Roman" w:hAnsi="Times New Roman" w:cs="Times New Roman"/>
        </w:rPr>
        <w:t>путь_к_файлу</w:t>
      </w:r>
      <w:proofErr w:type="spellEnd"/>
      <w:r w:rsidRPr="00102F9A">
        <w:rPr>
          <w:rStyle w:val="Strong"/>
          <w:rFonts w:ascii="Times New Roman" w:eastAsia="Times New Roman" w:hAnsi="Times New Roman" w:cs="Times New Roman"/>
        </w:rPr>
        <w:t xml:space="preserve">): </w:t>
      </w:r>
      <w:proofErr w:type="spellStart"/>
      <w:r w:rsidRPr="00102F9A">
        <w:rPr>
          <w:rStyle w:val="Strong"/>
          <w:rFonts w:ascii="Times New Roman" w:eastAsia="Times New Roman" w:hAnsi="Times New Roman" w:cs="Times New Roman"/>
        </w:rPr>
        <w:t>failed</w:t>
      </w:r>
      <w:proofErr w:type="spellEnd"/>
      <w:r w:rsidRPr="00102F9A">
        <w:rPr>
          <w:rStyle w:val="Strong"/>
          <w:rFonts w:ascii="Times New Roman" w:eastAsia="Times New Roman" w:hAnsi="Times New Roman" w:cs="Times New Roman"/>
        </w:rPr>
        <w:t xml:space="preserve"> </w:t>
      </w:r>
      <w:proofErr w:type="spellStart"/>
      <w:r w:rsidRPr="00102F9A">
        <w:rPr>
          <w:rStyle w:val="Strong"/>
          <w:rFonts w:ascii="Times New Roman" w:eastAsia="Times New Roman" w:hAnsi="Times New Roman" w:cs="Times New Roman"/>
        </w:rPr>
        <w:t>to</w:t>
      </w:r>
      <w:proofErr w:type="spellEnd"/>
      <w:r w:rsidRPr="00102F9A">
        <w:rPr>
          <w:rStyle w:val="Strong"/>
          <w:rFonts w:ascii="Times New Roman" w:eastAsia="Times New Roman" w:hAnsi="Times New Roman" w:cs="Times New Roman"/>
        </w:rPr>
        <w:t xml:space="preserve"> </w:t>
      </w:r>
      <w:proofErr w:type="spellStart"/>
      <w:r w:rsidRPr="00102F9A">
        <w:rPr>
          <w:rStyle w:val="Strong"/>
          <w:rFonts w:ascii="Times New Roman" w:eastAsia="Times New Roman" w:hAnsi="Times New Roman" w:cs="Times New Roman"/>
        </w:rPr>
        <w:t>open</w:t>
      </w:r>
      <w:proofErr w:type="spellEnd"/>
      <w:r w:rsidRPr="00102F9A">
        <w:rPr>
          <w:rStyle w:val="Strong"/>
          <w:rFonts w:ascii="Times New Roman" w:eastAsia="Times New Roman" w:hAnsi="Times New Roman" w:cs="Times New Roman"/>
        </w:rPr>
        <w:t xml:space="preserve"> </w:t>
      </w:r>
      <w:proofErr w:type="spellStart"/>
      <w:r w:rsidRPr="00102F9A">
        <w:rPr>
          <w:rStyle w:val="Strong"/>
          <w:rFonts w:ascii="Times New Roman" w:eastAsia="Times New Roman" w:hAnsi="Times New Roman" w:cs="Times New Roman"/>
        </w:rPr>
        <w:t>stream</w:t>
      </w:r>
      <w:proofErr w:type="spellEnd"/>
      <w:r w:rsidRPr="00102F9A">
        <w:rPr>
          <w:rStyle w:val="Strong"/>
          <w:rFonts w:ascii="Times New Roman" w:eastAsia="Times New Roman" w:hAnsi="Times New Roman" w:cs="Times New Roman"/>
        </w:rPr>
        <w:t xml:space="preserve">: </w:t>
      </w:r>
      <w:proofErr w:type="spellStart"/>
      <w:r w:rsidRPr="00102F9A">
        <w:rPr>
          <w:rStyle w:val="Strong"/>
          <w:rFonts w:ascii="Times New Roman" w:eastAsia="Times New Roman" w:hAnsi="Times New Roman" w:cs="Times New Roman"/>
        </w:rPr>
        <w:t>Permission</w:t>
      </w:r>
      <w:proofErr w:type="spellEnd"/>
      <w:r w:rsidRPr="00102F9A">
        <w:rPr>
          <w:rStyle w:val="Strong"/>
          <w:rFonts w:ascii="Times New Roman" w:eastAsia="Times New Roman" w:hAnsi="Times New Roman" w:cs="Times New Roman"/>
        </w:rPr>
        <w:t xml:space="preserve"> </w:t>
      </w:r>
      <w:proofErr w:type="spellStart"/>
      <w:r w:rsidRPr="00102F9A">
        <w:rPr>
          <w:rStyle w:val="Strong"/>
          <w:rFonts w:ascii="Times New Roman" w:eastAsia="Times New Roman" w:hAnsi="Times New Roman" w:cs="Times New Roman"/>
        </w:rPr>
        <w:t>denied</w:t>
      </w:r>
      <w:proofErr w:type="spellEnd"/>
      <w:r w:rsidRPr="00102F9A">
        <w:rPr>
          <w:rStyle w:val="Strong"/>
          <w:rFonts w:ascii="Times New Roman" w:eastAsia="Times New Roman" w:hAnsi="Times New Roman" w:cs="Times New Roman"/>
        </w:rPr>
        <w:t xml:space="preserve">  </w:t>
      </w:r>
      <w:proofErr w:type="spellStart"/>
      <w:r w:rsidRPr="00102F9A">
        <w:rPr>
          <w:rStyle w:val="Strong"/>
          <w:rFonts w:ascii="Times New Roman" w:eastAsia="Times New Roman" w:hAnsi="Times New Roman" w:cs="Times New Roman"/>
        </w:rPr>
        <w:t>in</w:t>
      </w:r>
      <w:proofErr w:type="spellEnd"/>
      <w:r w:rsidRPr="00102F9A">
        <w:rPr>
          <w:rStyle w:val="Strong"/>
          <w:rFonts w:ascii="Times New Roman" w:eastAsia="Times New Roman" w:hAnsi="Times New Roman" w:cs="Times New Roman"/>
        </w:rPr>
        <w:t xml:space="preserve"> </w:t>
      </w:r>
      <w:proofErr w:type="spellStart"/>
      <w:r w:rsidRPr="00102F9A">
        <w:rPr>
          <w:rStyle w:val="Strong"/>
          <w:rFonts w:ascii="Times New Roman" w:eastAsia="Times New Roman" w:hAnsi="Times New Roman" w:cs="Times New Roman"/>
        </w:rPr>
        <w:t>путь_к_файлу</w:t>
      </w:r>
      <w:proofErr w:type="spellEnd"/>
      <w:r w:rsidRPr="00102F9A">
        <w:rPr>
          <w:rFonts w:ascii="Times New Roman" w:eastAsia="Times New Roman" w:hAnsi="Times New Roman" w:cs="Times New Roman"/>
        </w:rPr>
        <w:t>.</w:t>
      </w:r>
      <w:r w:rsidRPr="00102F9A">
        <w:rPr>
          <w:rFonts w:ascii="Times New Roman" w:eastAsia="Times New Roman" w:hAnsi="Times New Roman" w:cs="Times New Roman"/>
        </w:rPr>
        <w:br/>
        <w:t xml:space="preserve">Проблема в том, что группа пользователей IIS_IUSRS имеет права только на чтение. Открыть свойства папки, в которой </w:t>
      </w:r>
      <w:proofErr w:type="spellStart"/>
      <w:r w:rsidRPr="00102F9A">
        <w:rPr>
          <w:rFonts w:ascii="Times New Roman" w:eastAsia="Times New Roman" w:hAnsi="Times New Roman" w:cs="Times New Roman"/>
        </w:rPr>
        <w:t>распологаются</w:t>
      </w:r>
      <w:proofErr w:type="spellEnd"/>
      <w:r w:rsidRPr="00102F9A">
        <w:rPr>
          <w:rFonts w:ascii="Times New Roman" w:eastAsia="Times New Roman" w:hAnsi="Times New Roman" w:cs="Times New Roman"/>
        </w:rPr>
        <w:t xml:space="preserve"> файлы веб-сайта (по умолчанию </w:t>
      </w:r>
      <w:proofErr w:type="spellStart"/>
      <w:r w:rsidRPr="00102F9A">
        <w:rPr>
          <w:rFonts w:ascii="Times New Roman" w:eastAsia="Times New Roman" w:hAnsi="Times New Roman" w:cs="Times New Roman"/>
        </w:rPr>
        <w:t>wwwroot</w:t>
      </w:r>
      <w:proofErr w:type="spellEnd"/>
      <w:r w:rsidRPr="00102F9A">
        <w:rPr>
          <w:rFonts w:ascii="Times New Roman" w:eastAsia="Times New Roman" w:hAnsi="Times New Roman" w:cs="Times New Roman"/>
        </w:rPr>
        <w:t>), закладка Безопасность. В списке находим группу IIS_IUSRS и даем ей права полного доступа.</w:t>
      </w:r>
    </w:p>
    <w:p w14:paraId="2B4FF9AE" w14:textId="77777777" w:rsidR="00102F9A" w:rsidRPr="00102F9A" w:rsidRDefault="00102F9A" w:rsidP="00102F9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450"/>
        <w:jc w:val="both"/>
        <w:rPr>
          <w:rFonts w:ascii="Times New Roman" w:eastAsia="Times New Roman" w:hAnsi="Times New Roman" w:cs="Times New Roman"/>
        </w:rPr>
      </w:pPr>
      <w:r w:rsidRPr="00102F9A">
        <w:rPr>
          <w:rStyle w:val="Strong"/>
          <w:rFonts w:ascii="Times New Roman" w:eastAsia="Times New Roman" w:hAnsi="Times New Roman" w:cs="Times New Roman"/>
        </w:rPr>
        <w:t>Как установить кодировку сайта</w:t>
      </w:r>
      <w:r w:rsidRPr="00102F9A">
        <w:rPr>
          <w:rFonts w:ascii="Times New Roman" w:eastAsia="Times New Roman" w:hAnsi="Times New Roman" w:cs="Times New Roman"/>
        </w:rPr>
        <w:t>.</w:t>
      </w:r>
      <w:r w:rsidRPr="00102F9A">
        <w:rPr>
          <w:rFonts w:ascii="Times New Roman" w:eastAsia="Times New Roman" w:hAnsi="Times New Roman" w:cs="Times New Roman"/>
        </w:rPr>
        <w:br/>
        <w:t>Откройте «Диспетчер служб IIS», выберите нужный веб-</w:t>
      </w:r>
      <w:proofErr w:type="spellStart"/>
      <w:r w:rsidRPr="00102F9A">
        <w:rPr>
          <w:rFonts w:ascii="Times New Roman" w:eastAsia="Times New Roman" w:hAnsi="Times New Roman" w:cs="Times New Roman"/>
        </w:rPr>
        <w:t>сайт.В</w:t>
      </w:r>
      <w:proofErr w:type="spellEnd"/>
      <w:r w:rsidRPr="00102F9A">
        <w:rPr>
          <w:rFonts w:ascii="Times New Roman" w:eastAsia="Times New Roman" w:hAnsi="Times New Roman" w:cs="Times New Roman"/>
        </w:rPr>
        <w:t xml:space="preserve"> настройках </w:t>
      </w:r>
      <w:r w:rsidRPr="00102F9A">
        <w:rPr>
          <w:rFonts w:ascii="Times New Roman" w:eastAsia="Times New Roman" w:hAnsi="Times New Roman" w:cs="Times New Roman"/>
        </w:rPr>
        <w:lastRenderedPageBreak/>
        <w:t xml:space="preserve">сайта откройте раздел «Заголовки ответов HTTP». Нажмите ссылку Добавить. В открывшемся окне в поле Имя введите: </w:t>
      </w:r>
      <w:proofErr w:type="spellStart"/>
      <w:r w:rsidRPr="00102F9A">
        <w:rPr>
          <w:rFonts w:ascii="Times New Roman" w:eastAsia="Times New Roman" w:hAnsi="Times New Roman" w:cs="Times New Roman"/>
        </w:rPr>
        <w:t>Content-type</w:t>
      </w:r>
      <w:proofErr w:type="spellEnd"/>
      <w:r w:rsidRPr="00102F9A">
        <w:rPr>
          <w:rFonts w:ascii="Times New Roman" w:eastAsia="Times New Roman" w:hAnsi="Times New Roman" w:cs="Times New Roman"/>
        </w:rPr>
        <w:t xml:space="preserve">, в поле Значение введите: </w:t>
      </w:r>
      <w:proofErr w:type="spellStart"/>
      <w:r w:rsidRPr="00102F9A">
        <w:rPr>
          <w:rFonts w:ascii="Times New Roman" w:eastAsia="Times New Roman" w:hAnsi="Times New Roman" w:cs="Times New Roman"/>
        </w:rPr>
        <w:t>text-html</w:t>
      </w:r>
      <w:proofErr w:type="spellEnd"/>
      <w:r w:rsidRPr="00102F9A">
        <w:rPr>
          <w:rFonts w:ascii="Times New Roman" w:eastAsia="Times New Roman" w:hAnsi="Times New Roman" w:cs="Times New Roman"/>
        </w:rPr>
        <w:t xml:space="preserve">; </w:t>
      </w:r>
      <w:proofErr w:type="spellStart"/>
      <w:r w:rsidRPr="00102F9A">
        <w:rPr>
          <w:rFonts w:ascii="Times New Roman" w:eastAsia="Times New Roman" w:hAnsi="Times New Roman" w:cs="Times New Roman"/>
        </w:rPr>
        <w:t>charset</w:t>
      </w:r>
      <w:proofErr w:type="spellEnd"/>
      <w:r w:rsidRPr="00102F9A">
        <w:rPr>
          <w:rFonts w:ascii="Times New Roman" w:eastAsia="Times New Roman" w:hAnsi="Times New Roman" w:cs="Times New Roman"/>
        </w:rPr>
        <w:t>=windows-1251 (см. скриншот). Вместо windows-1251 можно прописать любую другую кодировку.</w:t>
      </w:r>
    </w:p>
    <w:p w14:paraId="11A780F1" w14:textId="77777777" w:rsidR="00102F9A" w:rsidRDefault="00102F9A" w:rsidP="00264357">
      <w:pPr>
        <w:jc w:val="both"/>
        <w:rPr>
          <w:rFonts w:cs="Times New Roman"/>
          <w:lang w:val="en-US"/>
        </w:rPr>
      </w:pPr>
    </w:p>
    <w:p w14:paraId="40A080B8" w14:textId="77777777" w:rsidR="00102F9A" w:rsidRDefault="00102F9A" w:rsidP="00102F9A">
      <w:pPr>
        <w:pStyle w:val="NormalWeb"/>
        <w:shd w:val="clear" w:color="auto" w:fill="FFFFFF"/>
        <w:spacing w:before="0" w:beforeAutospacing="0" w:after="15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</w:p>
    <w:p w14:paraId="7E359E96" w14:textId="77777777" w:rsidR="00102F9A" w:rsidRDefault="00102F9A" w:rsidP="00102F9A">
      <w:pPr>
        <w:pStyle w:val="NormalWeb"/>
        <w:shd w:val="clear" w:color="auto" w:fill="FFFFFF"/>
        <w:spacing w:before="0" w:beforeAutospacing="0" w:after="15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</w:p>
    <w:p w14:paraId="6876EBC8" w14:textId="354048CD" w:rsidR="00102F9A" w:rsidRPr="00102F9A" w:rsidRDefault="00102F9A" w:rsidP="00102F9A">
      <w:pPr>
        <w:pStyle w:val="NormalWeb"/>
        <w:shd w:val="clear" w:color="auto" w:fill="FFFFFF"/>
        <w:spacing w:before="0" w:beforeAutospacing="0" w:after="150" w:afterAutospacing="0" w:line="304" w:lineRule="atLeast"/>
        <w:jc w:val="both"/>
        <w:textAlignment w:val="baseline"/>
        <w:rPr>
          <w:rFonts w:ascii="Times New Roman" w:hAnsi="Times New Roman"/>
          <w:b/>
          <w:color w:val="333333"/>
          <w:sz w:val="24"/>
          <w:szCs w:val="24"/>
        </w:rPr>
      </w:pPr>
      <w:r w:rsidRPr="00102F9A">
        <w:rPr>
          <w:rFonts w:ascii="Times New Roman" w:hAnsi="Times New Roman"/>
          <w:b/>
          <w:color w:val="333333"/>
          <w:sz w:val="24"/>
          <w:szCs w:val="24"/>
        </w:rPr>
        <w:t>Вариант 2</w:t>
      </w:r>
    </w:p>
    <w:p w14:paraId="22559E5E" w14:textId="77777777" w:rsidR="00102F9A" w:rsidRPr="00102F9A" w:rsidRDefault="00102F9A" w:rsidP="00102F9A">
      <w:pPr>
        <w:pStyle w:val="Heading3"/>
        <w:shd w:val="clear" w:color="auto" w:fill="FFFFFF"/>
        <w:spacing w:before="600" w:after="150" w:line="288" w:lineRule="atLeast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bookmarkStart w:id="37" w:name="p1"/>
      <w:bookmarkStart w:id="38" w:name="_Toc296345313"/>
      <w:bookmarkEnd w:id="37"/>
      <w:r w:rsidRPr="00102F9A">
        <w:rPr>
          <w:rFonts w:ascii="Times New Roman" w:eastAsia="Times New Roman" w:hAnsi="Times New Roman" w:cs="Times New Roman"/>
          <w:color w:val="000000"/>
        </w:rPr>
        <w:t>1. Установка и настройка веб-сервера IIS</w:t>
      </w:r>
      <w:bookmarkEnd w:id="38"/>
    </w:p>
    <w:p w14:paraId="49A95217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15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>Прежде всего, у вас должен быть установлен веб-сервер IIS. Об установке IIS можно прочитать в статьях:</w:t>
      </w:r>
    </w:p>
    <w:p w14:paraId="7FBF234E" w14:textId="77777777" w:rsidR="00102F9A" w:rsidRPr="00102F9A" w:rsidRDefault="00102F9A" w:rsidP="00102F9A">
      <w:pPr>
        <w:numPr>
          <w:ilvl w:val="0"/>
          <w:numId w:val="13"/>
        </w:numPr>
        <w:spacing w:line="304" w:lineRule="atLeast"/>
        <w:ind w:left="360"/>
        <w:jc w:val="both"/>
        <w:textAlignment w:val="baseline"/>
        <w:rPr>
          <w:rFonts w:ascii="Times New Roman" w:eastAsia="Times New Roman" w:hAnsi="Times New Roman" w:cs="Times New Roman"/>
          <w:color w:val="333333"/>
        </w:rPr>
      </w:pPr>
      <w:r w:rsidRPr="00102F9A">
        <w:rPr>
          <w:rFonts w:ascii="Times New Roman" w:eastAsia="Times New Roman" w:hAnsi="Times New Roman" w:cs="Times New Roman"/>
          <w:color w:val="333333"/>
        </w:rPr>
        <w:fldChar w:fldCharType="begin"/>
      </w:r>
      <w:r w:rsidRPr="00102F9A">
        <w:rPr>
          <w:rFonts w:ascii="Times New Roman" w:eastAsia="Times New Roman" w:hAnsi="Times New Roman" w:cs="Times New Roman"/>
          <w:color w:val="333333"/>
        </w:rPr>
        <w:instrText xml:space="preserve"> HYPERLINK "http://tavalik.ru/ustanovka-iis-8-v-windows-server-2012/" \o "Установка веб-сервера IIS 8 в Windows Server 2012 (R2)" \t "_blank" </w:instrText>
      </w:r>
      <w:r w:rsidRPr="00102F9A">
        <w:rPr>
          <w:rFonts w:ascii="Times New Roman" w:eastAsia="Times New Roman" w:hAnsi="Times New Roman" w:cs="Times New Roman"/>
          <w:color w:val="333333"/>
        </w:rPr>
      </w:r>
      <w:r w:rsidRPr="00102F9A">
        <w:rPr>
          <w:rFonts w:ascii="Times New Roman" w:eastAsia="Times New Roman" w:hAnsi="Times New Roman" w:cs="Times New Roman"/>
          <w:color w:val="333333"/>
        </w:rPr>
        <w:fldChar w:fldCharType="separate"/>
      </w:r>
      <w:r w:rsidRPr="00102F9A">
        <w:rPr>
          <w:rStyle w:val="Hyperlink"/>
          <w:rFonts w:ascii="Times New Roman" w:eastAsia="Times New Roman" w:hAnsi="Times New Roman" w:cs="Times New Roman"/>
          <w:color w:val="743399"/>
          <w:bdr w:val="none" w:sz="0" w:space="0" w:color="auto" w:frame="1"/>
        </w:rPr>
        <w:t xml:space="preserve">Установка веб-сервера IIS 8 в </w:t>
      </w:r>
      <w:proofErr w:type="spellStart"/>
      <w:r w:rsidRPr="00102F9A">
        <w:rPr>
          <w:rStyle w:val="Hyperlink"/>
          <w:rFonts w:ascii="Times New Roman" w:eastAsia="Times New Roman" w:hAnsi="Times New Roman" w:cs="Times New Roman"/>
          <w:color w:val="743399"/>
          <w:bdr w:val="none" w:sz="0" w:space="0" w:color="auto" w:frame="1"/>
        </w:rPr>
        <w:t>Windows</w:t>
      </w:r>
      <w:proofErr w:type="spellEnd"/>
      <w:r w:rsidRPr="00102F9A">
        <w:rPr>
          <w:rStyle w:val="Hyperlink"/>
          <w:rFonts w:ascii="Times New Roman" w:eastAsia="Times New Roman" w:hAnsi="Times New Roman" w:cs="Times New Roman"/>
          <w:color w:val="743399"/>
          <w:bdr w:val="none" w:sz="0" w:space="0" w:color="auto" w:frame="1"/>
        </w:rPr>
        <w:t xml:space="preserve"> </w:t>
      </w:r>
      <w:proofErr w:type="spellStart"/>
      <w:r w:rsidRPr="00102F9A">
        <w:rPr>
          <w:rStyle w:val="Hyperlink"/>
          <w:rFonts w:ascii="Times New Roman" w:eastAsia="Times New Roman" w:hAnsi="Times New Roman" w:cs="Times New Roman"/>
          <w:color w:val="743399"/>
          <w:bdr w:val="none" w:sz="0" w:space="0" w:color="auto" w:frame="1"/>
        </w:rPr>
        <w:t>Server</w:t>
      </w:r>
      <w:proofErr w:type="spellEnd"/>
      <w:r w:rsidRPr="00102F9A">
        <w:rPr>
          <w:rStyle w:val="Hyperlink"/>
          <w:rFonts w:ascii="Times New Roman" w:eastAsia="Times New Roman" w:hAnsi="Times New Roman" w:cs="Times New Roman"/>
          <w:color w:val="743399"/>
          <w:bdr w:val="none" w:sz="0" w:space="0" w:color="auto" w:frame="1"/>
        </w:rPr>
        <w:t xml:space="preserve"> 2012 (R2)</w:t>
      </w:r>
      <w:r w:rsidRPr="00102F9A">
        <w:rPr>
          <w:rFonts w:ascii="Times New Roman" w:eastAsia="Times New Roman" w:hAnsi="Times New Roman" w:cs="Times New Roman"/>
          <w:color w:val="333333"/>
        </w:rPr>
        <w:fldChar w:fldCharType="end"/>
      </w:r>
    </w:p>
    <w:p w14:paraId="62BA5734" w14:textId="77777777" w:rsidR="00102F9A" w:rsidRPr="00102F9A" w:rsidRDefault="00102F9A" w:rsidP="00102F9A">
      <w:pPr>
        <w:numPr>
          <w:ilvl w:val="0"/>
          <w:numId w:val="13"/>
        </w:numPr>
        <w:spacing w:line="304" w:lineRule="atLeast"/>
        <w:ind w:left="360"/>
        <w:jc w:val="both"/>
        <w:textAlignment w:val="baseline"/>
        <w:rPr>
          <w:rFonts w:ascii="Times New Roman" w:eastAsia="Times New Roman" w:hAnsi="Times New Roman" w:cs="Times New Roman"/>
          <w:color w:val="333333"/>
        </w:rPr>
      </w:pPr>
      <w:r w:rsidRPr="00102F9A">
        <w:rPr>
          <w:rFonts w:ascii="Times New Roman" w:eastAsia="Times New Roman" w:hAnsi="Times New Roman" w:cs="Times New Roman"/>
          <w:color w:val="333333"/>
        </w:rPr>
        <w:fldChar w:fldCharType="begin"/>
      </w:r>
      <w:r w:rsidRPr="00102F9A">
        <w:rPr>
          <w:rFonts w:ascii="Times New Roman" w:eastAsia="Times New Roman" w:hAnsi="Times New Roman" w:cs="Times New Roman"/>
          <w:color w:val="333333"/>
        </w:rPr>
        <w:instrText xml:space="preserve"> HYPERLINK "http://tavalik.ru/hosting-na-svoyem-servere/" \o "Установка веб-сервера IIS 7 в Windows Server 2008 (R2)" \t "_blank" </w:instrText>
      </w:r>
      <w:r w:rsidRPr="00102F9A">
        <w:rPr>
          <w:rFonts w:ascii="Times New Roman" w:eastAsia="Times New Roman" w:hAnsi="Times New Roman" w:cs="Times New Roman"/>
          <w:color w:val="333333"/>
        </w:rPr>
      </w:r>
      <w:r w:rsidRPr="00102F9A">
        <w:rPr>
          <w:rFonts w:ascii="Times New Roman" w:eastAsia="Times New Roman" w:hAnsi="Times New Roman" w:cs="Times New Roman"/>
          <w:color w:val="333333"/>
        </w:rPr>
        <w:fldChar w:fldCharType="separate"/>
      </w:r>
      <w:r w:rsidRPr="00102F9A">
        <w:rPr>
          <w:rStyle w:val="Hyperlink"/>
          <w:rFonts w:ascii="Times New Roman" w:eastAsia="Times New Roman" w:hAnsi="Times New Roman" w:cs="Times New Roman"/>
          <w:color w:val="743399"/>
          <w:bdr w:val="none" w:sz="0" w:space="0" w:color="auto" w:frame="1"/>
        </w:rPr>
        <w:t xml:space="preserve">Установка веб-сервера IIS 7 в </w:t>
      </w:r>
      <w:proofErr w:type="spellStart"/>
      <w:r w:rsidRPr="00102F9A">
        <w:rPr>
          <w:rStyle w:val="Hyperlink"/>
          <w:rFonts w:ascii="Times New Roman" w:eastAsia="Times New Roman" w:hAnsi="Times New Roman" w:cs="Times New Roman"/>
          <w:color w:val="743399"/>
          <w:bdr w:val="none" w:sz="0" w:space="0" w:color="auto" w:frame="1"/>
        </w:rPr>
        <w:t>Windows</w:t>
      </w:r>
      <w:proofErr w:type="spellEnd"/>
      <w:r w:rsidRPr="00102F9A">
        <w:rPr>
          <w:rStyle w:val="Hyperlink"/>
          <w:rFonts w:ascii="Times New Roman" w:eastAsia="Times New Roman" w:hAnsi="Times New Roman" w:cs="Times New Roman"/>
          <w:color w:val="743399"/>
          <w:bdr w:val="none" w:sz="0" w:space="0" w:color="auto" w:frame="1"/>
        </w:rPr>
        <w:t xml:space="preserve"> </w:t>
      </w:r>
      <w:proofErr w:type="spellStart"/>
      <w:r w:rsidRPr="00102F9A">
        <w:rPr>
          <w:rStyle w:val="Hyperlink"/>
          <w:rFonts w:ascii="Times New Roman" w:eastAsia="Times New Roman" w:hAnsi="Times New Roman" w:cs="Times New Roman"/>
          <w:color w:val="743399"/>
          <w:bdr w:val="none" w:sz="0" w:space="0" w:color="auto" w:frame="1"/>
        </w:rPr>
        <w:t>Server</w:t>
      </w:r>
      <w:proofErr w:type="spellEnd"/>
      <w:r w:rsidRPr="00102F9A">
        <w:rPr>
          <w:rStyle w:val="Hyperlink"/>
          <w:rFonts w:ascii="Times New Roman" w:eastAsia="Times New Roman" w:hAnsi="Times New Roman" w:cs="Times New Roman"/>
          <w:color w:val="743399"/>
          <w:bdr w:val="none" w:sz="0" w:space="0" w:color="auto" w:frame="1"/>
        </w:rPr>
        <w:t xml:space="preserve"> 2008 (R2)</w:t>
      </w:r>
      <w:r w:rsidRPr="00102F9A">
        <w:rPr>
          <w:rFonts w:ascii="Times New Roman" w:eastAsia="Times New Roman" w:hAnsi="Times New Roman" w:cs="Times New Roman"/>
          <w:color w:val="333333"/>
        </w:rPr>
        <w:fldChar w:fldCharType="end"/>
      </w:r>
    </w:p>
    <w:p w14:paraId="21B04713" w14:textId="77777777" w:rsidR="00102F9A" w:rsidRPr="00102F9A" w:rsidRDefault="00102F9A" w:rsidP="00102F9A">
      <w:pPr>
        <w:numPr>
          <w:ilvl w:val="0"/>
          <w:numId w:val="13"/>
        </w:numPr>
        <w:spacing w:line="304" w:lineRule="atLeast"/>
        <w:ind w:left="360"/>
        <w:jc w:val="both"/>
        <w:textAlignment w:val="baseline"/>
        <w:rPr>
          <w:rFonts w:ascii="Times New Roman" w:eastAsia="Times New Roman" w:hAnsi="Times New Roman" w:cs="Times New Roman"/>
          <w:color w:val="333333"/>
        </w:rPr>
      </w:pPr>
      <w:r w:rsidRPr="00102F9A">
        <w:rPr>
          <w:rFonts w:ascii="Times New Roman" w:eastAsia="Times New Roman" w:hAnsi="Times New Roman" w:cs="Times New Roman"/>
          <w:color w:val="333333"/>
        </w:rPr>
        <w:fldChar w:fldCharType="begin"/>
      </w:r>
      <w:r w:rsidRPr="00102F9A">
        <w:rPr>
          <w:rFonts w:ascii="Times New Roman" w:eastAsia="Times New Roman" w:hAnsi="Times New Roman" w:cs="Times New Roman"/>
          <w:color w:val="333333"/>
        </w:rPr>
        <w:instrText xml:space="preserve"> HYPERLINK "http://tavalik.ru/ustanovka-iis-8-v-windows-8-1/" \o "Установка веб-сервера IIS 8 в Windows 8/8.1" \t "_blank" </w:instrText>
      </w:r>
      <w:r w:rsidRPr="00102F9A">
        <w:rPr>
          <w:rFonts w:ascii="Times New Roman" w:eastAsia="Times New Roman" w:hAnsi="Times New Roman" w:cs="Times New Roman"/>
          <w:color w:val="333333"/>
        </w:rPr>
      </w:r>
      <w:r w:rsidRPr="00102F9A">
        <w:rPr>
          <w:rFonts w:ascii="Times New Roman" w:eastAsia="Times New Roman" w:hAnsi="Times New Roman" w:cs="Times New Roman"/>
          <w:color w:val="333333"/>
        </w:rPr>
        <w:fldChar w:fldCharType="separate"/>
      </w:r>
      <w:r w:rsidRPr="00102F9A">
        <w:rPr>
          <w:rStyle w:val="Hyperlink"/>
          <w:rFonts w:ascii="Times New Roman" w:eastAsia="Times New Roman" w:hAnsi="Times New Roman" w:cs="Times New Roman"/>
          <w:color w:val="743399"/>
          <w:bdr w:val="none" w:sz="0" w:space="0" w:color="auto" w:frame="1"/>
        </w:rPr>
        <w:t xml:space="preserve">Установка веб-сервера IIS 8 в </w:t>
      </w:r>
      <w:proofErr w:type="spellStart"/>
      <w:r w:rsidRPr="00102F9A">
        <w:rPr>
          <w:rStyle w:val="Hyperlink"/>
          <w:rFonts w:ascii="Times New Roman" w:eastAsia="Times New Roman" w:hAnsi="Times New Roman" w:cs="Times New Roman"/>
          <w:color w:val="743399"/>
          <w:bdr w:val="none" w:sz="0" w:space="0" w:color="auto" w:frame="1"/>
        </w:rPr>
        <w:t>Windows</w:t>
      </w:r>
      <w:proofErr w:type="spellEnd"/>
      <w:r w:rsidRPr="00102F9A">
        <w:rPr>
          <w:rStyle w:val="Hyperlink"/>
          <w:rFonts w:ascii="Times New Roman" w:eastAsia="Times New Roman" w:hAnsi="Times New Roman" w:cs="Times New Roman"/>
          <w:color w:val="743399"/>
          <w:bdr w:val="none" w:sz="0" w:space="0" w:color="auto" w:frame="1"/>
        </w:rPr>
        <w:t xml:space="preserve"> 8/8.1</w:t>
      </w:r>
      <w:r w:rsidRPr="00102F9A">
        <w:rPr>
          <w:rFonts w:ascii="Times New Roman" w:eastAsia="Times New Roman" w:hAnsi="Times New Roman" w:cs="Times New Roman"/>
          <w:color w:val="333333"/>
        </w:rPr>
        <w:fldChar w:fldCharType="end"/>
      </w:r>
    </w:p>
    <w:p w14:paraId="02A36DF0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>Кроме того, в процессе установки помимо компонент по умолчанию обязательно должна быть установлена компонента </w:t>
      </w:r>
      <w:proofErr w:type="spellStart"/>
      <w:r w:rsidRPr="00102F9A">
        <w:rPr>
          <w:rStyle w:val="Strong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FastCGI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>. Если же веб-сервер IIS уже установлен, но данная компонента не была выбрана, то это можно сделать и позже. Рассмотрим процесс установки компоненты </w:t>
      </w:r>
      <w:proofErr w:type="spellStart"/>
      <w:r w:rsidRPr="00102F9A">
        <w:rPr>
          <w:rFonts w:ascii="Times New Roman" w:hAnsi="Times New Roman"/>
          <w:color w:val="333333"/>
          <w:sz w:val="24"/>
          <w:szCs w:val="24"/>
        </w:rPr>
        <w:t>FastCGI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 xml:space="preserve"> в </w:t>
      </w:r>
      <w:proofErr w:type="spellStart"/>
      <w:r w:rsidRPr="00102F9A">
        <w:rPr>
          <w:rFonts w:ascii="Times New Roman" w:hAnsi="Times New Roman"/>
          <w:color w:val="333333"/>
          <w:sz w:val="24"/>
          <w:szCs w:val="24"/>
        </w:rPr>
        <w:t>Winows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 xml:space="preserve"> 8/8.1. Чтобы активировать </w:t>
      </w:r>
      <w:proofErr w:type="spellStart"/>
      <w:r w:rsidRPr="00102F9A">
        <w:rPr>
          <w:rFonts w:ascii="Times New Roman" w:hAnsi="Times New Roman"/>
          <w:color w:val="333333"/>
          <w:sz w:val="24"/>
          <w:szCs w:val="24"/>
        </w:rPr>
        <w:t>FastCGI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 xml:space="preserve">, проходим тот же путь, что и для активации IIS. Кстати, в </w:t>
      </w:r>
      <w:proofErr w:type="spellStart"/>
      <w:r w:rsidRPr="00102F9A">
        <w:rPr>
          <w:rFonts w:ascii="Times New Roman" w:hAnsi="Times New Roman"/>
          <w:color w:val="333333"/>
          <w:sz w:val="24"/>
          <w:szCs w:val="24"/>
        </w:rPr>
        <w:t>Windows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 xml:space="preserve"> 8.1 нужный нам раздел панели управления «Программы и компоненты» удобно вынесен в контекстное меню кнопки «</w:t>
      </w:r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Пуск</w:t>
      </w:r>
      <w:r w:rsidRPr="00102F9A">
        <w:rPr>
          <w:rFonts w:ascii="Times New Roman" w:hAnsi="Times New Roman"/>
          <w:color w:val="333333"/>
          <w:sz w:val="24"/>
          <w:szCs w:val="24"/>
        </w:rPr>
        <w:t>».</w:t>
      </w:r>
    </w:p>
    <w:p w14:paraId="52BD2EFB" w14:textId="4226D76F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6B7A64FA" wp14:editId="034C0A0C">
            <wp:extent cx="2713583" cy="2743200"/>
            <wp:effectExtent l="0" t="0" r="4445" b="0"/>
            <wp:docPr id="97" name="Picture 97" descr="stanovka-cms-wordpress-na-iis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stanovka-cms-wordpress-na-iis_15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799" cy="274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04620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>В открывшемся окне раздела кликаем «</w:t>
      </w:r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 xml:space="preserve">Включение и отключение компонентов </w:t>
      </w:r>
      <w:proofErr w:type="spellStart"/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Windows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>».</w:t>
      </w:r>
    </w:p>
    <w:p w14:paraId="714F1C87" w14:textId="7F0E3595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FF4B33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5180B272" wp14:editId="34E5C8A1">
            <wp:extent cx="5133760" cy="3886200"/>
            <wp:effectExtent l="0" t="0" r="0" b="0"/>
            <wp:docPr id="98" name="Picture 98" descr="stanovka-cms-wordpress-na-iis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stanovka-cms-wordpress-na-iis_16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007" cy="388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65E42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>Раскрываем список «</w:t>
      </w:r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Службы IIS</w:t>
      </w:r>
      <w:r w:rsidRPr="00102F9A">
        <w:rPr>
          <w:rFonts w:ascii="Times New Roman" w:hAnsi="Times New Roman"/>
          <w:color w:val="333333"/>
          <w:sz w:val="24"/>
          <w:szCs w:val="24"/>
        </w:rPr>
        <w:t>», в нём – «</w:t>
      </w:r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Службы Интернета</w:t>
      </w:r>
      <w:r w:rsidRPr="00102F9A">
        <w:rPr>
          <w:rFonts w:ascii="Times New Roman" w:hAnsi="Times New Roman"/>
          <w:color w:val="333333"/>
          <w:sz w:val="24"/>
          <w:szCs w:val="24"/>
        </w:rPr>
        <w:t>», далее – «</w:t>
      </w:r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Компоненты разработки приложений</w:t>
      </w:r>
      <w:r w:rsidRPr="00102F9A">
        <w:rPr>
          <w:rFonts w:ascii="Times New Roman" w:hAnsi="Times New Roman"/>
          <w:color w:val="333333"/>
          <w:sz w:val="24"/>
          <w:szCs w:val="24"/>
        </w:rPr>
        <w:t>». И уже в этом списке ставим галочку возле «</w:t>
      </w:r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CGI</w:t>
      </w:r>
      <w:r w:rsidRPr="00102F9A">
        <w:rPr>
          <w:rFonts w:ascii="Times New Roman" w:hAnsi="Times New Roman"/>
          <w:color w:val="333333"/>
          <w:sz w:val="24"/>
          <w:szCs w:val="24"/>
        </w:rPr>
        <w:t>». Далее жмём «</w:t>
      </w:r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ОК</w:t>
      </w:r>
      <w:r w:rsidRPr="00102F9A">
        <w:rPr>
          <w:rFonts w:ascii="Times New Roman" w:hAnsi="Times New Roman"/>
          <w:color w:val="333333"/>
          <w:sz w:val="24"/>
          <w:szCs w:val="24"/>
        </w:rPr>
        <w:t>» и дожидаемся, пока система настроит и применит изменения.</w:t>
      </w:r>
    </w:p>
    <w:p w14:paraId="265ABD28" w14:textId="3D4241D2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514AA158" wp14:editId="443D4BEA">
            <wp:extent cx="4967864" cy="4114800"/>
            <wp:effectExtent l="0" t="0" r="10795" b="0"/>
            <wp:docPr id="99" name="Picture 99" descr="stanovka-cms-wordpress-na-iis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stanovka-cms-wordpress-na-iis_17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98" cy="41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75D56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15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>Далее рассмотрим 2 способа установки компоненты PHP на веб-сервер IIS:</w:t>
      </w:r>
    </w:p>
    <w:p w14:paraId="55646064" w14:textId="77777777" w:rsidR="00102F9A" w:rsidRPr="00102F9A" w:rsidRDefault="00102F9A" w:rsidP="00102F9A">
      <w:pPr>
        <w:pStyle w:val="Heading3"/>
        <w:shd w:val="clear" w:color="auto" w:fill="FFFFFF"/>
        <w:spacing w:before="600" w:after="150" w:line="288" w:lineRule="atLeast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bookmarkStart w:id="39" w:name="_Toc296345314"/>
      <w:r w:rsidRPr="00102F9A">
        <w:rPr>
          <w:rFonts w:ascii="Times New Roman" w:eastAsia="Times New Roman" w:hAnsi="Times New Roman" w:cs="Times New Roman"/>
          <w:color w:val="000000"/>
        </w:rPr>
        <w:t>2. Установка компоненты PHP с помощью программы «Установщик веб-платформы»</w:t>
      </w:r>
      <w:bookmarkEnd w:id="39"/>
    </w:p>
    <w:p w14:paraId="06D2C65C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 xml:space="preserve">Установщик веб-платформы предоставляет собой небольшую программу, предоставляющую доступ к быстрой установке и настройке всего спектра продуктов, которые могут понадобиться для разработки или развертывания веб-сайтов и веб-приложений на базе платформы </w:t>
      </w:r>
      <w:proofErr w:type="spellStart"/>
      <w:r w:rsidRPr="00102F9A">
        <w:rPr>
          <w:rFonts w:ascii="Times New Roman" w:hAnsi="Times New Roman"/>
          <w:color w:val="333333"/>
          <w:sz w:val="24"/>
          <w:szCs w:val="24"/>
        </w:rPr>
        <w:t>Windows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>. Скачать установщик веб-платформы можно на</w:t>
      </w:r>
      <w:r w:rsidRPr="00102F9A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102F9A">
        <w:rPr>
          <w:rFonts w:ascii="Times New Roman" w:hAnsi="Times New Roman"/>
          <w:color w:val="333333"/>
          <w:sz w:val="24"/>
          <w:szCs w:val="24"/>
        </w:rPr>
        <w:fldChar w:fldCharType="begin"/>
      </w:r>
      <w:r w:rsidRPr="00102F9A">
        <w:rPr>
          <w:rFonts w:ascii="Times New Roman" w:hAnsi="Times New Roman"/>
          <w:color w:val="333333"/>
          <w:sz w:val="24"/>
          <w:szCs w:val="24"/>
        </w:rPr>
        <w:instrText xml:space="preserve"> HYPERLINK "http://www.microsoft.com/web/downloads/platform.aspx" \o "Microsoft Web Platform Installer 5.0" \t "_blank" </w:instrText>
      </w:r>
      <w:r w:rsidRPr="00102F9A">
        <w:rPr>
          <w:rFonts w:ascii="Times New Roman" w:hAnsi="Times New Roman"/>
          <w:color w:val="333333"/>
          <w:sz w:val="24"/>
          <w:szCs w:val="24"/>
        </w:rPr>
      </w:r>
      <w:r w:rsidRPr="00102F9A">
        <w:rPr>
          <w:rFonts w:ascii="Times New Roman" w:hAnsi="Times New Roman"/>
          <w:color w:val="333333"/>
          <w:sz w:val="24"/>
          <w:szCs w:val="24"/>
        </w:rPr>
        <w:fldChar w:fldCharType="separate"/>
      </w:r>
      <w:r w:rsidRPr="00102F9A">
        <w:rPr>
          <w:rStyle w:val="Hyperlink"/>
          <w:rFonts w:ascii="Times New Roman" w:hAnsi="Times New Roman"/>
          <w:color w:val="743399"/>
          <w:sz w:val="24"/>
          <w:szCs w:val="24"/>
          <w:bdr w:val="none" w:sz="0" w:space="0" w:color="auto" w:frame="1"/>
        </w:rPr>
        <w:t>официальном сайте программы</w:t>
      </w:r>
      <w:r w:rsidRPr="00102F9A">
        <w:rPr>
          <w:rFonts w:ascii="Times New Roman" w:hAnsi="Times New Roman"/>
          <w:color w:val="333333"/>
          <w:sz w:val="24"/>
          <w:szCs w:val="24"/>
        </w:rPr>
        <w:fldChar w:fldCharType="end"/>
      </w:r>
      <w:r w:rsidRPr="00102F9A">
        <w:rPr>
          <w:rFonts w:ascii="Times New Roman" w:hAnsi="Times New Roman"/>
          <w:color w:val="333333"/>
          <w:sz w:val="24"/>
          <w:szCs w:val="24"/>
        </w:rPr>
        <w:t>.</w:t>
      </w:r>
    </w:p>
    <w:p w14:paraId="5F105C5C" w14:textId="0D89D125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371C9652" wp14:editId="7453B32B">
            <wp:extent cx="5029462" cy="3771900"/>
            <wp:effectExtent l="0" t="0" r="0" b="0"/>
            <wp:docPr id="100" name="Picture 100" descr="stanovka-php-na-veb-server-iis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stanovka-php-na-veb-server-iis_01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724" cy="377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42452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>После скачивания запускаем инсталлятор и дожидаемся окончания установки. После того, как процесс установки будет завершен, мы попадем в главное окно программы, где можно увидеть огромное количество программ, компонент, сборок и пр. существующих для разработки веб-сайтов и веб-приложений. Необходимая нам компонента PHP также присутствует в данном списке. Найти ее проще всего вбив соответствующий запрос в поле поиска, расположенное в верхнем правом углу окна программы. Затем необходимо нажать кнопку «</w:t>
      </w:r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Добавить</w:t>
      </w:r>
      <w:r w:rsidRPr="00102F9A">
        <w:rPr>
          <w:rFonts w:ascii="Times New Roman" w:hAnsi="Times New Roman"/>
          <w:color w:val="333333"/>
          <w:sz w:val="24"/>
          <w:szCs w:val="24"/>
        </w:rPr>
        <w:t>» в строке с компонентой требуемой версии (на момент написания статьи, актуальной была версия 5.63)</w:t>
      </w:r>
    </w:p>
    <w:p w14:paraId="46E20AAC" w14:textId="05288F4E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5EBF8A19" wp14:editId="30EA1470">
            <wp:extent cx="4877054" cy="3657600"/>
            <wp:effectExtent l="0" t="0" r="0" b="0"/>
            <wp:docPr id="101" name="Picture 101" descr="http://tavalik.ru/wp-content/uploads/2014/11/ustanovka-php-na-veb-server-iis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tavalik.ru/wp-content/uploads/2014/11/ustanovka-php-na-veb-server-iis_03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054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03AC1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>Данная компонента будет добавлена в список устанавливаемых элементов. Нажимаем «</w:t>
      </w:r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Установить</w:t>
      </w:r>
      <w:r w:rsidRPr="00102F9A">
        <w:rPr>
          <w:rFonts w:ascii="Times New Roman" w:hAnsi="Times New Roman"/>
          <w:color w:val="333333"/>
          <w:sz w:val="24"/>
          <w:szCs w:val="24"/>
        </w:rPr>
        <w:t>» для установки приложений из этого списка.</w:t>
      </w:r>
    </w:p>
    <w:p w14:paraId="319AE8E3" w14:textId="049C0268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7521D7C4" wp14:editId="19688DAD">
            <wp:extent cx="4822623" cy="3616779"/>
            <wp:effectExtent l="0" t="0" r="3810" b="0"/>
            <wp:docPr id="102" name="Picture 102" descr="stanovka-php-na-veb-server-iis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stanovka-php-na-veb-server-iis_02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1" cy="361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2016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>Запустится мастер установки, принимаем условия лицензионного соглашения нажав кнопку «</w:t>
      </w:r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Принимаю</w:t>
      </w:r>
      <w:r w:rsidRPr="00102F9A">
        <w:rPr>
          <w:rFonts w:ascii="Times New Roman" w:hAnsi="Times New Roman"/>
          <w:color w:val="333333"/>
          <w:sz w:val="24"/>
          <w:szCs w:val="24"/>
        </w:rPr>
        <w:t>».</w:t>
      </w:r>
    </w:p>
    <w:p w14:paraId="570CBABE" w14:textId="7BF0546F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2E5F6F9E" wp14:editId="0A288587">
            <wp:extent cx="4847881" cy="3314700"/>
            <wp:effectExtent l="0" t="0" r="3810" b="0"/>
            <wp:docPr id="103" name="Picture 103" descr="stanovka-php-na-veb-server-iis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stanovka-php-na-veb-server-iis_04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460" cy="331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4E131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>И дожидаемся окончания установки, нажав «</w:t>
      </w:r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Готово</w:t>
      </w:r>
      <w:r w:rsidRPr="00102F9A">
        <w:rPr>
          <w:rFonts w:ascii="Times New Roman" w:hAnsi="Times New Roman"/>
          <w:color w:val="333333"/>
          <w:sz w:val="24"/>
          <w:szCs w:val="24"/>
        </w:rPr>
        <w:t>» когда мастер закончит работу.</w:t>
      </w:r>
    </w:p>
    <w:p w14:paraId="1F1FEA4C" w14:textId="19F0CB0C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1E49CC27" wp14:editId="5EC980E3">
            <wp:extent cx="4800600" cy="3282372"/>
            <wp:effectExtent l="0" t="0" r="0" b="0"/>
            <wp:docPr id="104" name="Picture 104" descr="stanovka-php-na-veb-server-iis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stanovka-php-na-veb-server-iis_05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24" cy="328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22C1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15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>На этом в общем то и все. Компонента PHP успешно установлена. Аналогичным образом можно также добавить компоненту «Диспетчер PHP для IIS» с помощью которой можно будет настраивать компоненты PHP прямо из «Диспетчера служб IIS».</w:t>
      </w:r>
    </w:p>
    <w:p w14:paraId="1D7E01FC" w14:textId="5B0C299A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1029C026" wp14:editId="04EC8B2D">
            <wp:extent cx="4914900" cy="3685983"/>
            <wp:effectExtent l="0" t="0" r="0" b="0"/>
            <wp:docPr id="105" name="Picture 105" descr="stanovka-php-na-veb-server-iis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stanovka-php-na-veb-server-iis_06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156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D90C" w14:textId="77777777" w:rsidR="00102F9A" w:rsidRPr="00102F9A" w:rsidRDefault="00102F9A" w:rsidP="00102F9A">
      <w:pPr>
        <w:pStyle w:val="Heading3"/>
        <w:shd w:val="clear" w:color="auto" w:fill="FFFFFF"/>
        <w:spacing w:before="600" w:after="150" w:line="288" w:lineRule="atLeast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bookmarkStart w:id="40" w:name="_Toc296345315"/>
      <w:r w:rsidRPr="00102F9A">
        <w:rPr>
          <w:rFonts w:ascii="Times New Roman" w:eastAsia="Times New Roman" w:hAnsi="Times New Roman" w:cs="Times New Roman"/>
          <w:color w:val="000000"/>
        </w:rPr>
        <w:t>3. Установка компоненты PHP с помощью официального инсталлятора</w:t>
      </w:r>
      <w:bookmarkEnd w:id="40"/>
    </w:p>
    <w:p w14:paraId="6879532F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>Теперь рассмотрим процесс установки компоненты PHP вручную, т. е. с помощью инсталлятора. Дистрибутив PHP можно скачать с</w:t>
      </w:r>
      <w:r w:rsidRPr="00102F9A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102F9A">
        <w:rPr>
          <w:rFonts w:ascii="Times New Roman" w:hAnsi="Times New Roman"/>
          <w:color w:val="333333"/>
          <w:sz w:val="24"/>
          <w:szCs w:val="24"/>
        </w:rPr>
        <w:fldChar w:fldCharType="begin"/>
      </w:r>
      <w:r w:rsidRPr="00102F9A">
        <w:rPr>
          <w:rFonts w:ascii="Times New Roman" w:hAnsi="Times New Roman"/>
          <w:color w:val="333333"/>
          <w:sz w:val="24"/>
          <w:szCs w:val="24"/>
        </w:rPr>
        <w:instrText xml:space="preserve"> HYPERLINK "http://windows.php.net/download/" \o "PHP For Windows" \t "_blank" </w:instrText>
      </w:r>
      <w:r w:rsidRPr="00102F9A">
        <w:rPr>
          <w:rFonts w:ascii="Times New Roman" w:hAnsi="Times New Roman"/>
          <w:color w:val="333333"/>
          <w:sz w:val="24"/>
          <w:szCs w:val="24"/>
        </w:rPr>
      </w:r>
      <w:r w:rsidRPr="00102F9A">
        <w:rPr>
          <w:rFonts w:ascii="Times New Roman" w:hAnsi="Times New Roman"/>
          <w:color w:val="333333"/>
          <w:sz w:val="24"/>
          <w:szCs w:val="24"/>
        </w:rPr>
        <w:fldChar w:fldCharType="separate"/>
      </w:r>
      <w:r w:rsidRPr="00102F9A">
        <w:rPr>
          <w:rStyle w:val="Hyperlink"/>
          <w:rFonts w:ascii="Times New Roman" w:hAnsi="Times New Roman"/>
          <w:color w:val="743399"/>
          <w:sz w:val="24"/>
          <w:szCs w:val="24"/>
          <w:bdr w:val="none" w:sz="0" w:space="0" w:color="auto" w:frame="1"/>
        </w:rPr>
        <w:t>официального сайта</w:t>
      </w:r>
      <w:r w:rsidRPr="00102F9A">
        <w:rPr>
          <w:rFonts w:ascii="Times New Roman" w:hAnsi="Times New Roman"/>
          <w:color w:val="333333"/>
          <w:sz w:val="24"/>
          <w:szCs w:val="24"/>
        </w:rPr>
        <w:fldChar w:fldCharType="end"/>
      </w:r>
      <w:r w:rsidRPr="00102F9A">
        <w:rPr>
          <w:rFonts w:ascii="Times New Roman" w:hAnsi="Times New Roman"/>
          <w:color w:val="333333"/>
          <w:sz w:val="24"/>
          <w:szCs w:val="24"/>
        </w:rPr>
        <w:t>. В нашем случае скачиваем</w:t>
      </w:r>
      <w:r w:rsidRPr="00102F9A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102F9A">
        <w:rPr>
          <w:rFonts w:ascii="Times New Roman" w:hAnsi="Times New Roman"/>
          <w:color w:val="333333"/>
          <w:sz w:val="24"/>
          <w:szCs w:val="24"/>
        </w:rPr>
        <w:fldChar w:fldCharType="begin"/>
      </w:r>
      <w:r w:rsidRPr="00102F9A">
        <w:rPr>
          <w:rFonts w:ascii="Times New Roman" w:hAnsi="Times New Roman"/>
          <w:color w:val="333333"/>
          <w:sz w:val="24"/>
          <w:szCs w:val="24"/>
        </w:rPr>
        <w:instrText xml:space="preserve"> HYPERLINK "http://windows.php.net/downloads/releases/php-5.3.29-nts-Win32-VC9-x86.msi" \o "Installer PHP" \t "_blank" </w:instrText>
      </w:r>
      <w:r w:rsidRPr="00102F9A">
        <w:rPr>
          <w:rFonts w:ascii="Times New Roman" w:hAnsi="Times New Roman"/>
          <w:color w:val="333333"/>
          <w:sz w:val="24"/>
          <w:szCs w:val="24"/>
        </w:rPr>
      </w:r>
      <w:r w:rsidRPr="00102F9A">
        <w:rPr>
          <w:rFonts w:ascii="Times New Roman" w:hAnsi="Times New Roman"/>
          <w:color w:val="333333"/>
          <w:sz w:val="24"/>
          <w:szCs w:val="24"/>
        </w:rPr>
        <w:fldChar w:fldCharType="separate"/>
      </w:r>
      <w:r w:rsidRPr="00102F9A">
        <w:rPr>
          <w:rStyle w:val="Hyperlink"/>
          <w:rFonts w:ascii="Times New Roman" w:hAnsi="Times New Roman"/>
          <w:color w:val="743399"/>
          <w:sz w:val="24"/>
          <w:szCs w:val="24"/>
          <w:bdr w:val="none" w:sz="0" w:space="0" w:color="auto" w:frame="1"/>
        </w:rPr>
        <w:t>инсталлятор PHP</w:t>
      </w:r>
      <w:r w:rsidRPr="00102F9A">
        <w:rPr>
          <w:rFonts w:ascii="Times New Roman" w:hAnsi="Times New Roman"/>
          <w:color w:val="333333"/>
          <w:sz w:val="24"/>
          <w:szCs w:val="24"/>
        </w:rPr>
        <w:fldChar w:fldCharType="end"/>
      </w:r>
      <w:r w:rsidRPr="00102F9A">
        <w:rPr>
          <w:rFonts w:ascii="Times New Roman" w:hAnsi="Times New Roman"/>
          <w:color w:val="333333"/>
          <w:sz w:val="24"/>
          <w:szCs w:val="24"/>
        </w:rPr>
        <w:t>.</w:t>
      </w:r>
    </w:p>
    <w:p w14:paraId="11792A43" w14:textId="3D3351A7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2CBD2C53" wp14:editId="7312AEF2">
            <wp:extent cx="4457700" cy="3354437"/>
            <wp:effectExtent l="0" t="0" r="0" b="0"/>
            <wp:docPr id="106" name="Picture 106" descr="stanovka-cms-wordpress-na-iis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stanovka-cms-wordpress-na-iis_02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817" cy="33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70D4D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>Запускаем инсталлятор PHP и в окне мастера установки жмём «</w:t>
      </w:r>
      <w:proofErr w:type="spellStart"/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Next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>».</w:t>
      </w:r>
    </w:p>
    <w:p w14:paraId="56A62F51" w14:textId="282DEFAE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705A40AB" wp14:editId="150EDE37">
            <wp:extent cx="4519410" cy="3543300"/>
            <wp:effectExtent l="0" t="0" r="1905" b="0"/>
            <wp:docPr id="107" name="Picture 107" descr="stanovka-cms-wordpress-na-iis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stanovka-cms-wordpress-na-iis_03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315" cy="354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22971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>Соглашаемся с лицензионными условиями. Жмём «</w:t>
      </w:r>
      <w:proofErr w:type="spellStart"/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Next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>».</w:t>
      </w:r>
    </w:p>
    <w:p w14:paraId="76ACA6EB" w14:textId="658DD5DB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516FDC20" wp14:editId="34A2BA00">
            <wp:extent cx="4457700" cy="3494918"/>
            <wp:effectExtent l="0" t="0" r="0" b="10795"/>
            <wp:docPr id="108" name="Picture 108" descr="stanovka-cms-wordpress-na-iis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stanovka-cms-wordpress-na-iis_04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279" cy="349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8187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>Соглашаемся с путём установки, если нет необходимости его менять. Жмём «</w:t>
      </w:r>
      <w:proofErr w:type="spellStart"/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Next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>».</w:t>
      </w:r>
    </w:p>
    <w:p w14:paraId="2151F123" w14:textId="50EA6724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4B5CA924" wp14:editId="35E687E2">
            <wp:extent cx="4457700" cy="3494918"/>
            <wp:effectExtent l="0" t="0" r="0" b="10795"/>
            <wp:docPr id="109" name="Picture 109" descr="stanovka-cms-wordpress-na-iis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stanovka-cms-wordpress-na-iis_05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458" cy="349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C7E11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>В следующем окне выбираем режим «</w:t>
      </w:r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 xml:space="preserve">IIS </w:t>
      </w:r>
      <w:proofErr w:type="spellStart"/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FastCGI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 xml:space="preserve">», если текущая операционная система — </w:t>
      </w:r>
      <w:proofErr w:type="spellStart"/>
      <w:r w:rsidRPr="00102F9A">
        <w:rPr>
          <w:rFonts w:ascii="Times New Roman" w:hAnsi="Times New Roman"/>
          <w:color w:val="333333"/>
          <w:sz w:val="24"/>
          <w:szCs w:val="24"/>
        </w:rPr>
        <w:t>Windows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 xml:space="preserve"> </w:t>
      </w:r>
      <w:proofErr w:type="spellStart"/>
      <w:r w:rsidRPr="00102F9A">
        <w:rPr>
          <w:rFonts w:ascii="Times New Roman" w:hAnsi="Times New Roman"/>
          <w:color w:val="333333"/>
          <w:sz w:val="24"/>
          <w:szCs w:val="24"/>
        </w:rPr>
        <w:t>Server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>. Если работа происходит в </w:t>
      </w:r>
      <w:proofErr w:type="spellStart"/>
      <w:r w:rsidRPr="00102F9A">
        <w:rPr>
          <w:rFonts w:ascii="Times New Roman" w:hAnsi="Times New Roman"/>
          <w:color w:val="333333"/>
          <w:sz w:val="24"/>
          <w:szCs w:val="24"/>
        </w:rPr>
        <w:t>Windows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 xml:space="preserve"> 7, 8, 8.1, выбираем режим «</w:t>
      </w:r>
      <w:proofErr w:type="spellStart"/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Other</w:t>
      </w:r>
      <w:proofErr w:type="spellEnd"/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 xml:space="preserve"> CGI</w:t>
      </w:r>
      <w:r w:rsidRPr="00102F9A">
        <w:rPr>
          <w:rFonts w:ascii="Times New Roman" w:hAnsi="Times New Roman"/>
          <w:color w:val="333333"/>
          <w:sz w:val="24"/>
          <w:szCs w:val="24"/>
        </w:rPr>
        <w:t>». И жмём «</w:t>
      </w:r>
      <w:proofErr w:type="spellStart"/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Next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>».</w:t>
      </w:r>
    </w:p>
    <w:p w14:paraId="119D2E6A" w14:textId="22A71D7A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3CD1AB09" wp14:editId="7B7889E2">
            <wp:extent cx="4457700" cy="3494918"/>
            <wp:effectExtent l="0" t="0" r="0" b="10795"/>
            <wp:docPr id="110" name="Picture 110" descr="stanovka-cms-wordpress-na-iis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stanovka-cms-wordpress-na-iis_06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264" cy="349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A62FC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>Затем, ничего не меняя, жмём «</w:t>
      </w:r>
      <w:proofErr w:type="spellStart"/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Next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>».</w:t>
      </w:r>
    </w:p>
    <w:p w14:paraId="67844C83" w14:textId="282AC5A7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529B53C2" wp14:editId="4C8D29C7">
            <wp:extent cx="4467345" cy="3502479"/>
            <wp:effectExtent l="0" t="0" r="3175" b="3175"/>
            <wp:docPr id="111" name="Picture 111" descr="stanovka-cms-wordpress-na-iis_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stanovka-cms-wordpress-na-iis_07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036" cy="350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83E2A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>Следующий шаг – запуск самой инсталляции. Жмём «</w:t>
      </w:r>
      <w:proofErr w:type="spellStart"/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Install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>».</w:t>
      </w:r>
    </w:p>
    <w:p w14:paraId="74F5C5C5" w14:textId="79E9FC8E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2BE90B00" wp14:editId="1C1F22A0">
            <wp:extent cx="4686300" cy="3674145"/>
            <wp:effectExtent l="0" t="0" r="0" b="8890"/>
            <wp:docPr id="112" name="Picture 112" descr="stanovka-cms-wordpress-na-iis_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stanovka-cms-wordpress-na-iis_08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864" cy="367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101B8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>По завершению инсталляции жмём «</w:t>
      </w:r>
      <w:proofErr w:type="spellStart"/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Finish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>».</w:t>
      </w:r>
    </w:p>
    <w:p w14:paraId="089B99BB" w14:textId="0BE4AB51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2657CA74" wp14:editId="74FE1F01">
            <wp:extent cx="4686300" cy="3674145"/>
            <wp:effectExtent l="0" t="0" r="0" b="8890"/>
            <wp:docPr id="113" name="Picture 113" descr="stanovka-cms-wordpress-na-iis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stanovka-cms-wordpress-na-iis_09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542" cy="367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56304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 xml:space="preserve">В довесок к самому PHP также установим плагин для его управления в «Диспетчере служб IIS». Плагин PHP </w:t>
      </w:r>
      <w:proofErr w:type="spellStart"/>
      <w:r w:rsidRPr="00102F9A">
        <w:rPr>
          <w:rFonts w:ascii="Times New Roman" w:hAnsi="Times New Roman"/>
          <w:color w:val="333333"/>
          <w:sz w:val="24"/>
          <w:szCs w:val="24"/>
        </w:rPr>
        <w:t>Manager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 xml:space="preserve"> </w:t>
      </w:r>
      <w:proofErr w:type="spellStart"/>
      <w:r w:rsidRPr="00102F9A">
        <w:rPr>
          <w:rFonts w:ascii="Times New Roman" w:hAnsi="Times New Roman"/>
          <w:color w:val="333333"/>
          <w:sz w:val="24"/>
          <w:szCs w:val="24"/>
        </w:rPr>
        <w:t>for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 xml:space="preserve"> IIS, в соответствии с разрядностью операционной системы, скачиваем </w:t>
      </w:r>
      <w:proofErr w:type="spellStart"/>
      <w:r w:rsidRPr="00102F9A">
        <w:rPr>
          <w:rFonts w:ascii="Times New Roman" w:hAnsi="Times New Roman"/>
          <w:color w:val="333333"/>
          <w:sz w:val="24"/>
          <w:szCs w:val="24"/>
        </w:rPr>
        <w:t>с</w:t>
      </w:r>
      <w:r w:rsidRPr="00102F9A">
        <w:rPr>
          <w:rFonts w:ascii="Times New Roman" w:hAnsi="Times New Roman"/>
          <w:color w:val="333333"/>
          <w:sz w:val="24"/>
          <w:szCs w:val="24"/>
        </w:rPr>
        <w:fldChar w:fldCharType="begin"/>
      </w:r>
      <w:r w:rsidRPr="00102F9A">
        <w:rPr>
          <w:rFonts w:ascii="Times New Roman" w:hAnsi="Times New Roman"/>
          <w:color w:val="333333"/>
          <w:sz w:val="24"/>
          <w:szCs w:val="24"/>
        </w:rPr>
        <w:instrText xml:space="preserve"> HYPERLINK "https://phpmanager.codeplex.com/releases/view/69115" \o "PHP Manager 1.2 for IIS 7" \t "_blank" </w:instrText>
      </w:r>
      <w:r w:rsidRPr="00102F9A">
        <w:rPr>
          <w:rFonts w:ascii="Times New Roman" w:hAnsi="Times New Roman"/>
          <w:color w:val="333333"/>
          <w:sz w:val="24"/>
          <w:szCs w:val="24"/>
        </w:rPr>
      </w:r>
      <w:r w:rsidRPr="00102F9A">
        <w:rPr>
          <w:rFonts w:ascii="Times New Roman" w:hAnsi="Times New Roman"/>
          <w:color w:val="333333"/>
          <w:sz w:val="24"/>
          <w:szCs w:val="24"/>
        </w:rPr>
        <w:fldChar w:fldCharType="separate"/>
      </w:r>
      <w:r w:rsidRPr="00102F9A">
        <w:rPr>
          <w:rStyle w:val="Hyperlink"/>
          <w:rFonts w:ascii="Times New Roman" w:hAnsi="Times New Roman"/>
          <w:color w:val="743399"/>
          <w:sz w:val="24"/>
          <w:szCs w:val="24"/>
          <w:bdr w:val="none" w:sz="0" w:space="0" w:color="auto" w:frame="1"/>
        </w:rPr>
        <w:t>официального</w:t>
      </w:r>
      <w:proofErr w:type="spellEnd"/>
      <w:r w:rsidRPr="00102F9A">
        <w:rPr>
          <w:rStyle w:val="Hyperlink"/>
          <w:rFonts w:ascii="Times New Roman" w:hAnsi="Times New Roman"/>
          <w:color w:val="743399"/>
          <w:sz w:val="24"/>
          <w:szCs w:val="24"/>
          <w:bdr w:val="none" w:sz="0" w:space="0" w:color="auto" w:frame="1"/>
        </w:rPr>
        <w:t xml:space="preserve"> сайта</w:t>
      </w:r>
      <w:r w:rsidRPr="00102F9A">
        <w:rPr>
          <w:rFonts w:ascii="Times New Roman" w:hAnsi="Times New Roman"/>
          <w:color w:val="333333"/>
          <w:sz w:val="24"/>
          <w:szCs w:val="24"/>
        </w:rPr>
        <w:fldChar w:fldCharType="end"/>
      </w:r>
      <w:r w:rsidRPr="00102F9A">
        <w:rPr>
          <w:rFonts w:ascii="Times New Roman" w:hAnsi="Times New Roman"/>
          <w:color w:val="333333"/>
          <w:sz w:val="24"/>
          <w:szCs w:val="24"/>
        </w:rPr>
        <w:t>.</w:t>
      </w:r>
    </w:p>
    <w:p w14:paraId="50946040" w14:textId="57550466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10FE9A9C" wp14:editId="590121A4">
            <wp:extent cx="4708680" cy="3543300"/>
            <wp:effectExtent l="0" t="0" r="0" b="0"/>
            <wp:docPr id="114" name="Picture 114" descr="stanovka-cms-wordpress-na-iis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stanovka-cms-wordpress-na-iis_10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954" cy="354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623F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 xml:space="preserve">Запускаем установку плагина. Если на компьютере не установлена программная платформа NET </w:t>
      </w:r>
      <w:proofErr w:type="spellStart"/>
      <w:r w:rsidRPr="00102F9A">
        <w:rPr>
          <w:rFonts w:ascii="Times New Roman" w:hAnsi="Times New Roman"/>
          <w:color w:val="333333"/>
          <w:sz w:val="24"/>
          <w:szCs w:val="24"/>
        </w:rPr>
        <w:t>Framework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>, инсталлятор плагина предложит отправиться на официальный сайт для скачивания её дистрибутива. И только после</w:t>
      </w:r>
      <w:r w:rsidRPr="00102F9A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102F9A">
        <w:rPr>
          <w:rFonts w:ascii="Times New Roman" w:hAnsi="Times New Roman"/>
          <w:color w:val="333333"/>
          <w:sz w:val="24"/>
          <w:szCs w:val="24"/>
        </w:rPr>
        <w:fldChar w:fldCharType="begin"/>
      </w:r>
      <w:r w:rsidRPr="00102F9A">
        <w:rPr>
          <w:rFonts w:ascii="Times New Roman" w:hAnsi="Times New Roman"/>
          <w:color w:val="333333"/>
          <w:sz w:val="24"/>
          <w:szCs w:val="24"/>
        </w:rPr>
        <w:instrText xml:space="preserve"> HYPERLINK "http://tavalik.ru/ustanovka-net-framework-3-5-v-microsoft-windows-server-2012/" \o "Установка компоненты .NET Framework 3.5 в Microsoft Windows Server 2012 (R2)" \t "_blank" </w:instrText>
      </w:r>
      <w:r w:rsidRPr="00102F9A">
        <w:rPr>
          <w:rFonts w:ascii="Times New Roman" w:hAnsi="Times New Roman"/>
          <w:color w:val="333333"/>
          <w:sz w:val="24"/>
          <w:szCs w:val="24"/>
        </w:rPr>
      </w:r>
      <w:r w:rsidRPr="00102F9A">
        <w:rPr>
          <w:rFonts w:ascii="Times New Roman" w:hAnsi="Times New Roman"/>
          <w:color w:val="333333"/>
          <w:sz w:val="24"/>
          <w:szCs w:val="24"/>
        </w:rPr>
        <w:fldChar w:fldCharType="separate"/>
      </w:r>
      <w:r w:rsidRPr="00102F9A">
        <w:rPr>
          <w:rStyle w:val="Hyperlink"/>
          <w:rFonts w:ascii="Times New Roman" w:hAnsi="Times New Roman"/>
          <w:color w:val="743399"/>
          <w:sz w:val="24"/>
          <w:szCs w:val="24"/>
          <w:bdr w:val="none" w:sz="0" w:space="0" w:color="auto" w:frame="1"/>
        </w:rPr>
        <w:t xml:space="preserve">установки NET </w:t>
      </w:r>
      <w:proofErr w:type="spellStart"/>
      <w:r w:rsidRPr="00102F9A">
        <w:rPr>
          <w:rStyle w:val="Hyperlink"/>
          <w:rFonts w:ascii="Times New Roman" w:hAnsi="Times New Roman"/>
          <w:color w:val="743399"/>
          <w:sz w:val="24"/>
          <w:szCs w:val="24"/>
          <w:bdr w:val="none" w:sz="0" w:space="0" w:color="auto" w:frame="1"/>
        </w:rPr>
        <w:t>Framework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fldChar w:fldCharType="end"/>
      </w:r>
      <w:r w:rsidRPr="00102F9A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102F9A">
        <w:rPr>
          <w:rFonts w:ascii="Times New Roman" w:hAnsi="Times New Roman"/>
          <w:color w:val="333333"/>
          <w:sz w:val="24"/>
          <w:szCs w:val="24"/>
        </w:rPr>
        <w:t xml:space="preserve">и перезагрузки компьютера плагин PHP </w:t>
      </w:r>
      <w:proofErr w:type="spellStart"/>
      <w:r w:rsidRPr="00102F9A">
        <w:rPr>
          <w:rFonts w:ascii="Times New Roman" w:hAnsi="Times New Roman"/>
          <w:color w:val="333333"/>
          <w:sz w:val="24"/>
          <w:szCs w:val="24"/>
        </w:rPr>
        <w:t>Manager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 xml:space="preserve"> </w:t>
      </w:r>
      <w:proofErr w:type="spellStart"/>
      <w:r w:rsidRPr="00102F9A">
        <w:rPr>
          <w:rFonts w:ascii="Times New Roman" w:hAnsi="Times New Roman"/>
          <w:color w:val="333333"/>
          <w:sz w:val="24"/>
          <w:szCs w:val="24"/>
        </w:rPr>
        <w:t>for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 xml:space="preserve"> IIS захочет устанавливаться без каких-либо проблем. Жмём «</w:t>
      </w:r>
      <w:proofErr w:type="spellStart"/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Next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>».</w:t>
      </w:r>
    </w:p>
    <w:p w14:paraId="38EEF36A" w14:textId="0C42380A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127E1DAE" wp14:editId="1247570A">
            <wp:extent cx="4450125" cy="3657600"/>
            <wp:effectExtent l="0" t="0" r="0" b="0"/>
            <wp:docPr id="115" name="Picture 115" descr="stanovka-cms-wordpress-na-iis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stanovka-cms-wordpress-na-iis_11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217" cy="365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CEBE5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lastRenderedPageBreak/>
        <w:t>Соглашаемся с лицензионными условиями и жмём снова «</w:t>
      </w:r>
      <w:proofErr w:type="spellStart"/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Next</w:t>
      </w:r>
      <w:proofErr w:type="spellEnd"/>
      <w:r w:rsidRPr="00102F9A">
        <w:rPr>
          <w:rFonts w:ascii="Times New Roman" w:hAnsi="Times New Roman"/>
          <w:color w:val="333333"/>
          <w:sz w:val="24"/>
          <w:szCs w:val="24"/>
        </w:rPr>
        <w:t>».</w:t>
      </w:r>
    </w:p>
    <w:p w14:paraId="1EF2877C" w14:textId="428B942F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0B4548DF" wp14:editId="2CC5AB1B">
            <wp:extent cx="4489860" cy="3690257"/>
            <wp:effectExtent l="0" t="0" r="6350" b="0"/>
            <wp:docPr id="116" name="Picture 116" descr="stanovka-cms-wordpress-na-iis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stanovka-cms-wordpress-na-iis_12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248" cy="369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6AF9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15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>По завершению установки плагина закрываем окно установщика.</w:t>
      </w:r>
    </w:p>
    <w:p w14:paraId="30C8C4E0" w14:textId="014E41D1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7C095060" wp14:editId="28BE7365">
            <wp:extent cx="4450126" cy="3657600"/>
            <wp:effectExtent l="0" t="0" r="0" b="0"/>
            <wp:docPr id="117" name="Picture 117" descr="stanovka-cms-wordpress-na-iis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stanovka-cms-wordpress-na-iis_13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72" cy="365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586DD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15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lastRenderedPageBreak/>
        <w:t>Запускаем «Диспетчер служб IIS». Если все действия осуществлены корректно, в «Диспетчере служб IIS» увидим появившийся раздел «Администратор PHP». Заходим сюда двойным щелчком.</w:t>
      </w:r>
    </w:p>
    <w:p w14:paraId="1D839CB0" w14:textId="684D27C0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0C5D6A04" wp14:editId="06431E40">
            <wp:extent cx="4457700" cy="4032328"/>
            <wp:effectExtent l="0" t="0" r="0" b="6350"/>
            <wp:docPr id="118" name="Picture 118" descr="stanovka-cms-wordpress-na-iis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stanovka-cms-wordpress-na-iis_14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204" cy="403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BB97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15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>Для дальнейшем работы потребуется зарегистрировать компоненту PHP – увидим активной ссылку регистрации новой версии PHP. Жмём её.</w:t>
      </w:r>
    </w:p>
    <w:p w14:paraId="7F0F7DC6" w14:textId="585C0DD3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76B8C7BC" wp14:editId="14614AEC">
            <wp:extent cx="4457700" cy="3940592"/>
            <wp:effectExtent l="0" t="0" r="0" b="0"/>
            <wp:docPr id="119" name="Picture 119" descr="stanovka-cms-wordpress-na-iis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stanovka-cms-wordpress-na-iis_18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006" cy="394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900AE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>В появившемся окошке указываем путь к запрашиваемому исполняемому файлу и нажимаем «</w:t>
      </w:r>
      <w:r w:rsidRPr="00102F9A">
        <w:rPr>
          <w:rStyle w:val="Emphasis"/>
          <w:rFonts w:ascii="Times New Roman" w:hAnsi="Times New Roman"/>
          <w:color w:val="333333"/>
          <w:sz w:val="24"/>
          <w:szCs w:val="24"/>
          <w:bdr w:val="none" w:sz="0" w:space="0" w:color="auto" w:frame="1"/>
        </w:rPr>
        <w:t>ОК</w:t>
      </w:r>
      <w:r w:rsidRPr="00102F9A">
        <w:rPr>
          <w:rFonts w:ascii="Times New Roman" w:hAnsi="Times New Roman"/>
          <w:color w:val="333333"/>
          <w:sz w:val="24"/>
          <w:szCs w:val="24"/>
        </w:rPr>
        <w:t>».</w:t>
      </w:r>
    </w:p>
    <w:p w14:paraId="417BCE7B" w14:textId="1C367F80" w:rsidR="00102F9A" w:rsidRPr="00102F9A" w:rsidRDefault="00102F9A" w:rsidP="00102F9A">
      <w:pPr>
        <w:pStyle w:val="NormalWeb"/>
        <w:shd w:val="clear" w:color="auto" w:fill="FFFFFF"/>
        <w:spacing w:before="0" w:beforeAutospacing="0" w:after="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noProof/>
          <w:color w:val="743399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29D35E8D" wp14:editId="4BD458B7">
            <wp:extent cx="4827256" cy="3559629"/>
            <wp:effectExtent l="0" t="0" r="0" b="0"/>
            <wp:docPr id="120" name="Picture 120" descr="stanovka-cms-wordpress-na-iis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stanovka-cms-wordpress-na-iis_19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492" cy="355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D1229" w14:textId="77777777" w:rsidR="00102F9A" w:rsidRPr="00102F9A" w:rsidRDefault="00102F9A" w:rsidP="00102F9A">
      <w:pPr>
        <w:pStyle w:val="NormalWeb"/>
        <w:shd w:val="clear" w:color="auto" w:fill="FFFFFF"/>
        <w:spacing w:before="0" w:beforeAutospacing="0" w:after="150" w:afterAutospacing="0" w:line="304" w:lineRule="atLeast"/>
        <w:jc w:val="both"/>
        <w:textAlignment w:val="baseline"/>
        <w:rPr>
          <w:rFonts w:ascii="Times New Roman" w:hAnsi="Times New Roman"/>
          <w:color w:val="333333"/>
          <w:sz w:val="24"/>
          <w:szCs w:val="24"/>
        </w:rPr>
      </w:pPr>
      <w:r w:rsidRPr="00102F9A">
        <w:rPr>
          <w:rFonts w:ascii="Times New Roman" w:hAnsi="Times New Roman"/>
          <w:color w:val="333333"/>
          <w:sz w:val="24"/>
          <w:szCs w:val="24"/>
        </w:rPr>
        <w:t>Это завершающий этап настройки PHP.</w:t>
      </w:r>
    </w:p>
    <w:p w14:paraId="34A47BA0" w14:textId="77777777" w:rsidR="00102F9A" w:rsidRPr="005D0F5A" w:rsidRDefault="00102F9A" w:rsidP="00264357">
      <w:pPr>
        <w:jc w:val="both"/>
        <w:rPr>
          <w:rFonts w:cs="Times New Roman"/>
          <w:lang w:val="en-US"/>
        </w:rPr>
      </w:pPr>
    </w:p>
    <w:sectPr w:rsidR="00102F9A" w:rsidRPr="005D0F5A" w:rsidSect="004633C8">
      <w:headerReference w:type="default" r:id="rId75"/>
      <w:footerReference w:type="even" r:id="rId76"/>
      <w:footerReference w:type="default" r:id="rId77"/>
      <w:pgSz w:w="12240" w:h="15840"/>
      <w:pgMar w:top="1440" w:right="1800" w:bottom="1440" w:left="1800" w:header="720" w:footer="720" w:gutter="0"/>
      <w:cols w:space="720"/>
      <w:noEndnote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" w:author="e.stulova" w:date="2015-05-13T14:26:00Z" w:initials="e">
    <w:p w14:paraId="0D81539C" w14:textId="541970EC" w:rsidR="001B1872" w:rsidRDefault="001B1872">
      <w:pPr>
        <w:pStyle w:val="CommentText"/>
      </w:pPr>
      <w:r>
        <w:rPr>
          <w:rStyle w:val="CommentReference"/>
        </w:rPr>
        <w:annotationRef/>
      </w:r>
      <w:r>
        <w:t>Требования в одном стиле сделать</w:t>
      </w:r>
    </w:p>
  </w:comment>
  <w:comment w:id="11" w:author="e.stulova" w:date="2015-05-13T14:24:00Z" w:initials="e">
    <w:p w14:paraId="264E029E" w14:textId="0CCD9A85" w:rsidR="001B1872" w:rsidRDefault="001B1872">
      <w:pPr>
        <w:pStyle w:val="CommentText"/>
      </w:pPr>
      <w:r>
        <w:rPr>
          <w:rStyle w:val="CommentReference"/>
        </w:rPr>
        <w:annotationRef/>
      </w:r>
      <w:r>
        <w:t>Требования в одном стиле сделать</w:t>
      </w:r>
    </w:p>
  </w:comment>
  <w:comment w:id="14" w:author="Глеб Павлович" w:date="2015-06-10T11:19:00Z" w:initials="ГП">
    <w:p w14:paraId="4D5C7638" w14:textId="22C93944" w:rsidR="001B1872" w:rsidRPr="00F666D4" w:rsidRDefault="001B1872">
      <w:pPr>
        <w:pStyle w:val="CommentText"/>
      </w:pPr>
      <w:ins w:id="15" w:author="Глеб Павлович" w:date="2015-06-10T11:17:00Z">
        <w:r>
          <w:rPr>
            <w:rStyle w:val="CommentReference"/>
          </w:rPr>
          <w:annotationRef/>
        </w:r>
      </w:ins>
      <w:r>
        <w:t>Можно и с 8 установить, но придется за 450</w:t>
      </w:r>
      <w:r>
        <w:rPr>
          <w:lang w:val="en-US"/>
        </w:rPr>
        <w:t xml:space="preserve">$ </w:t>
      </w:r>
      <w:r>
        <w:t xml:space="preserve">покупать </w:t>
      </w:r>
      <w:proofErr w:type="spellStart"/>
      <w:r>
        <w:rPr>
          <w:lang w:val="en-US"/>
        </w:rPr>
        <w:t>ssl</w:t>
      </w:r>
      <w:proofErr w:type="spellEnd"/>
      <w:r>
        <w:rPr>
          <w:lang w:val="en-US"/>
        </w:rPr>
        <w:t xml:space="preserve"> </w:t>
      </w:r>
      <w:r>
        <w:t xml:space="preserve">сертификат для </w:t>
      </w:r>
      <w:r>
        <w:rPr>
          <w:lang w:val="en-US"/>
        </w:rPr>
        <w:t xml:space="preserve">Java </w:t>
      </w:r>
      <w:r>
        <w:t>апплетов.</w:t>
      </w:r>
    </w:p>
  </w:comment>
  <w:comment w:id="12" w:author="e.stulova" w:date="2015-05-13T14:27:00Z" w:initials="e">
    <w:p w14:paraId="6F0E0265" w14:textId="27DBFB27" w:rsidR="001B1872" w:rsidRDefault="001B1872">
      <w:pPr>
        <w:pStyle w:val="CommentText"/>
      </w:pPr>
      <w:r>
        <w:rPr>
          <w:rStyle w:val="CommentReference"/>
        </w:rPr>
        <w:annotationRef/>
      </w:r>
      <w:r>
        <w:t>Мы установили с 8-й версией</w:t>
      </w:r>
    </w:p>
  </w:comment>
  <w:comment w:id="16" w:author="e.stulova" w:date="2015-05-13T14:28:00Z" w:initials="e">
    <w:p w14:paraId="3D3EC210" w14:textId="5B36DC99" w:rsidR="001B1872" w:rsidRDefault="001B1872">
      <w:pPr>
        <w:pStyle w:val="CommentText"/>
      </w:pPr>
      <w:r>
        <w:rPr>
          <w:rStyle w:val="CommentReference"/>
        </w:rPr>
        <w:annotationRef/>
      </w:r>
      <w:r>
        <w:t>Есть ли требования?</w:t>
      </w:r>
    </w:p>
  </w:comment>
  <w:comment w:id="18" w:author="e.stulova" w:date="2015-05-13T14:29:00Z" w:initials="e">
    <w:p w14:paraId="62B9CCE5" w14:textId="6231CB7F" w:rsidR="001B1872" w:rsidRDefault="001B1872">
      <w:pPr>
        <w:pStyle w:val="CommentText"/>
      </w:pPr>
      <w:r>
        <w:rPr>
          <w:rStyle w:val="CommentReference"/>
        </w:rPr>
        <w:annotationRef/>
      </w:r>
      <w:r>
        <w:t xml:space="preserve">С драйверами на </w:t>
      </w:r>
      <w:proofErr w:type="spellStart"/>
      <w:r>
        <w:t>винду</w:t>
      </w:r>
      <w:proofErr w:type="spellEnd"/>
      <w:r>
        <w:t xml:space="preserve"> или </w:t>
      </w:r>
      <w:proofErr w:type="spellStart"/>
      <w:r>
        <w:t>линукс</w:t>
      </w:r>
      <w:proofErr w:type="spellEnd"/>
    </w:p>
  </w:comment>
  <w:comment w:id="22" w:author="Глеб Павлович" w:date="2015-06-10T12:17:00Z" w:initials="ГП">
    <w:p w14:paraId="236F196F" w14:textId="51A4C3AA" w:rsidR="001B1872" w:rsidRDefault="001B1872">
      <w:pPr>
        <w:pStyle w:val="CommentText"/>
      </w:pPr>
      <w:r>
        <w:rPr>
          <w:rStyle w:val="CommentReference"/>
        </w:rPr>
        <w:annotationRef/>
      </w:r>
      <w:r>
        <w:t>Стр. 25 РА</w:t>
      </w:r>
    </w:p>
  </w:comment>
  <w:comment w:id="21" w:author="e.stulova" w:date="2015-05-13T14:31:00Z" w:initials="e">
    <w:p w14:paraId="2B58A1A7" w14:textId="09C2E9F0" w:rsidR="001B1872" w:rsidRDefault="001B1872">
      <w:pPr>
        <w:pStyle w:val="CommentText"/>
      </w:pPr>
      <w:r>
        <w:rPr>
          <w:rStyle w:val="CommentReference"/>
        </w:rPr>
        <w:annotationRef/>
      </w:r>
      <w:r>
        <w:t>Прописать в руководстве администратора в разделе настроек системы</w:t>
      </w:r>
    </w:p>
  </w:comment>
  <w:comment w:id="24" w:author="Глеб Павлович" w:date="2015-06-10T12:17:00Z" w:initials="ГП">
    <w:p w14:paraId="21D9E310" w14:textId="77777777" w:rsidR="001B1872" w:rsidRDefault="001B1872" w:rsidP="00D4313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Стр. 25 РА</w:t>
      </w:r>
    </w:p>
    <w:p w14:paraId="205A7EB6" w14:textId="4ABBCDFB" w:rsidR="001B1872" w:rsidRDefault="001B1872">
      <w:pPr>
        <w:pStyle w:val="CommentText"/>
      </w:pPr>
    </w:p>
  </w:comment>
  <w:comment w:id="23" w:author="e.stulova" w:date="2015-05-13T14:37:00Z" w:initials="e">
    <w:p w14:paraId="15956240" w14:textId="19ED303D" w:rsidR="001B1872" w:rsidRDefault="001B1872">
      <w:pPr>
        <w:pStyle w:val="CommentText"/>
      </w:pPr>
      <w:r>
        <w:rPr>
          <w:rStyle w:val="CommentReference"/>
        </w:rPr>
        <w:annotationRef/>
      </w:r>
      <w:r>
        <w:t xml:space="preserve">В настройку </w:t>
      </w:r>
      <w:proofErr w:type="spellStart"/>
      <w:r>
        <w:t>инфокиоска</w:t>
      </w:r>
      <w:proofErr w:type="spellEnd"/>
      <w:r>
        <w:t xml:space="preserve"> в руководство администратора</w:t>
      </w:r>
    </w:p>
  </w:comment>
  <w:comment w:id="26" w:author="e.stulova" w:date="2015-05-13T14:38:00Z" w:initials="e">
    <w:p w14:paraId="578A674D" w14:textId="77777777" w:rsidR="001B1872" w:rsidRDefault="001B1872" w:rsidP="004D738C">
      <w:pPr>
        <w:pStyle w:val="CommentText"/>
        <w:numPr>
          <w:ilvl w:val="0"/>
          <w:numId w:val="9"/>
        </w:numPr>
      </w:pPr>
      <w:r>
        <w:rPr>
          <w:rStyle w:val="CommentReference"/>
        </w:rPr>
        <w:annotationRef/>
      </w:r>
      <w:r>
        <w:t>Более подробно каждый шаг со скриншотами (пошаговая инструкция)</w:t>
      </w:r>
    </w:p>
    <w:p w14:paraId="3B604C35" w14:textId="575291FF" w:rsidR="001B1872" w:rsidRDefault="001B1872" w:rsidP="004D738C">
      <w:pPr>
        <w:pStyle w:val="CommentText"/>
        <w:numPr>
          <w:ilvl w:val="0"/>
          <w:numId w:val="9"/>
        </w:numPr>
      </w:pPr>
      <w:r>
        <w:t xml:space="preserve">Мы не смогли установить по этой инструкции, а сделали по другому </w:t>
      </w:r>
    </w:p>
  </w:comment>
  <w:comment w:id="27" w:author="Глеб Павлович" w:date="2015-06-10T11:34:00Z" w:initials="ГП">
    <w:p w14:paraId="6844E03B" w14:textId="4A026F70" w:rsidR="001B1872" w:rsidRPr="00DD2BC2" w:rsidRDefault="001B187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t xml:space="preserve">Я понял, что бесполезно описывать процесс установки </w:t>
      </w:r>
      <w:r>
        <w:rPr>
          <w:lang w:val="en-US"/>
        </w:rPr>
        <w:t xml:space="preserve">PHP, </w:t>
      </w:r>
      <w:proofErr w:type="spellStart"/>
      <w:r>
        <w:rPr>
          <w:lang w:val="en-US"/>
        </w:rPr>
        <w:t>так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как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разный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зависимости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того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что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уже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установлено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IIS.</w:t>
      </w:r>
    </w:p>
  </w:comment>
  <w:comment w:id="28" w:author="e.stulova" w:date="2015-05-13T14:42:00Z" w:initials="e">
    <w:p w14:paraId="37F6F9A0" w14:textId="77777777" w:rsidR="001B1872" w:rsidRDefault="001B1872">
      <w:pPr>
        <w:pStyle w:val="CommentText"/>
      </w:pPr>
      <w:r>
        <w:rPr>
          <w:rStyle w:val="CommentReference"/>
        </w:rPr>
        <w:annotationRef/>
      </w:r>
      <w:r>
        <w:t>Уточнить версию, поддерживаются версии выше 5.5-5.6?</w:t>
      </w:r>
    </w:p>
    <w:p w14:paraId="15B7CC2A" w14:textId="32EFAE71" w:rsidR="001B1872" w:rsidRPr="004D738C" w:rsidRDefault="001B1872">
      <w:pPr>
        <w:pStyle w:val="CommentText"/>
      </w:pPr>
      <w:r>
        <w:t>Описать более подробно</w:t>
      </w:r>
    </w:p>
  </w:comment>
  <w:comment w:id="30" w:author="e.stulova" w:date="2015-05-13T14:46:00Z" w:initials="e">
    <w:p w14:paraId="5ED01EB5" w14:textId="1DFACE1F" w:rsidR="001B1872" w:rsidRDefault="001B1872">
      <w:pPr>
        <w:pStyle w:val="CommentText"/>
      </w:pPr>
      <w:r>
        <w:rPr>
          <w:rStyle w:val="CommentReference"/>
        </w:rPr>
        <w:annotationRef/>
      </w:r>
      <w:r>
        <w:t xml:space="preserve">Как его активировать – </w:t>
      </w:r>
      <w:proofErr w:type="spellStart"/>
      <w:r>
        <w:t>скрины</w:t>
      </w:r>
      <w:proofErr w:type="spellEnd"/>
      <w:r>
        <w:t xml:space="preserve">, указать что необходимо перезапуск веб-сервиса или </w:t>
      </w:r>
      <w:proofErr w:type="spellStart"/>
      <w:r>
        <w:t>аппача</w:t>
      </w:r>
      <w:proofErr w:type="spellEnd"/>
    </w:p>
  </w:comment>
  <w:comment w:id="33" w:author="e.stulova" w:date="2015-06-10T11:40:00Z" w:initials="e">
    <w:p w14:paraId="3C8D2EBE" w14:textId="77777777" w:rsidR="001B1872" w:rsidRDefault="001B1872" w:rsidP="00DA5013">
      <w:pPr>
        <w:pStyle w:val="CommentText"/>
      </w:pPr>
      <w:r>
        <w:rPr>
          <w:rStyle w:val="CommentReference"/>
        </w:rPr>
        <w:annotationRef/>
      </w:r>
      <w:r>
        <w:t>Логичнее сначала импортировать, а потом настраивать доступ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D81539C" w15:done="0"/>
  <w15:commentEx w15:paraId="264E029E" w15:done="0"/>
  <w15:commentEx w15:paraId="6F0E0265" w15:done="0"/>
  <w15:commentEx w15:paraId="3D3EC210" w15:done="0"/>
  <w15:commentEx w15:paraId="62B9CCE5" w15:done="0"/>
  <w15:commentEx w15:paraId="2B58A1A7" w15:done="0"/>
  <w15:commentEx w15:paraId="15956240" w15:done="0"/>
  <w15:commentEx w15:paraId="3B604C35" w15:done="0"/>
  <w15:commentEx w15:paraId="15B7CC2A" w15:done="0"/>
  <w15:commentEx w15:paraId="67437AB2" w15:done="0"/>
  <w15:commentEx w15:paraId="5ED01EB5" w15:done="0"/>
  <w15:commentEx w15:paraId="39C23BA0" w15:done="0"/>
  <w15:commentEx w15:paraId="44E563C7" w15:done="0"/>
  <w15:commentEx w15:paraId="6D633989" w15:done="0"/>
  <w15:commentEx w15:paraId="50C51CD2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A774791" w14:textId="77777777" w:rsidR="001B1872" w:rsidRDefault="001B1872" w:rsidP="006F56AE">
      <w:r>
        <w:separator/>
      </w:r>
    </w:p>
  </w:endnote>
  <w:endnote w:type="continuationSeparator" w:id="0">
    <w:p w14:paraId="39DF4F6F" w14:textId="77777777" w:rsidR="001B1872" w:rsidRDefault="001B1872" w:rsidP="006F56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 CY">
    <w:altName w:val="Arial"/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CF4B66" w14:textId="77777777" w:rsidR="001B1872" w:rsidRDefault="001B1872" w:rsidP="006D711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5F2E1DB" w14:textId="77777777" w:rsidR="001B1872" w:rsidRDefault="001B1872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7EB71F" w14:textId="77777777" w:rsidR="001B1872" w:rsidRDefault="001B1872" w:rsidP="006D711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D6C6E">
      <w:rPr>
        <w:rStyle w:val="PageNumber"/>
        <w:noProof/>
      </w:rPr>
      <w:t>2</w:t>
    </w:r>
    <w:r>
      <w:rPr>
        <w:rStyle w:val="PageNumber"/>
      </w:rPr>
      <w:fldChar w:fldCharType="end"/>
    </w:r>
  </w:p>
  <w:p w14:paraId="5F68BF46" w14:textId="77777777" w:rsidR="001B1872" w:rsidRDefault="001B187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9ABAD8" w14:textId="77777777" w:rsidR="001B1872" w:rsidRDefault="001B1872" w:rsidP="006F56AE">
      <w:r>
        <w:separator/>
      </w:r>
    </w:p>
  </w:footnote>
  <w:footnote w:type="continuationSeparator" w:id="0">
    <w:p w14:paraId="358CDFE6" w14:textId="77777777" w:rsidR="001B1872" w:rsidRDefault="001B1872" w:rsidP="006F56A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354100" w14:textId="160AB915" w:rsidR="001B1872" w:rsidRPr="005412B7" w:rsidRDefault="001B1872" w:rsidP="006F56AE">
    <w:pPr>
      <w:widowControl w:val="0"/>
      <w:autoSpaceDE w:val="0"/>
      <w:autoSpaceDN w:val="0"/>
      <w:adjustRightInd w:val="0"/>
      <w:spacing w:after="240"/>
      <w:rPr>
        <w:rFonts w:ascii="Times New Roman" w:hAnsi="Times New Roman" w:cs="Times New Roman"/>
      </w:rPr>
    </w:pPr>
    <w:r w:rsidRPr="005412B7">
      <w:rPr>
        <w:rFonts w:ascii="Times New Roman" w:hAnsi="Times New Roman" w:cs="Times New Roman"/>
        <w:i/>
        <w:iCs/>
      </w:rPr>
      <w:t xml:space="preserve">Руководство по установке </w:t>
    </w:r>
    <w:r w:rsidRPr="00016045">
      <w:rPr>
        <w:rFonts w:ascii="Times New Roman" w:hAnsi="Times New Roman" w:cs="Times New Roman"/>
        <w:i/>
        <w:iCs/>
        <w:lang w:val="en-US"/>
      </w:rPr>
      <w:t>Re</w:t>
    </w:r>
    <w:r w:rsidRPr="005412B7">
      <w:rPr>
        <w:rFonts w:ascii="Times New Roman" w:hAnsi="Times New Roman" w:cs="Times New Roman"/>
        <w:i/>
        <w:iCs/>
      </w:rPr>
      <w:t>:</w:t>
    </w:r>
    <w:r w:rsidRPr="00016045">
      <w:rPr>
        <w:rFonts w:ascii="Times New Roman" w:hAnsi="Times New Roman" w:cs="Times New Roman"/>
        <w:i/>
        <w:iCs/>
        <w:lang w:val="en-US"/>
      </w:rPr>
      <w:t>Doc</w:t>
    </w:r>
    <w:r w:rsidRPr="005412B7">
      <w:rPr>
        <w:rFonts w:ascii="Times New Roman" w:hAnsi="Times New Roman" w:cs="Times New Roman"/>
        <w:i/>
        <w:iCs/>
      </w:rPr>
      <w:t xml:space="preserve"> СУО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E87C63A0"/>
    <w:lvl w:ilvl="0" w:tplc="0000012D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A6201BB"/>
    <w:multiLevelType w:val="multilevel"/>
    <w:tmpl w:val="37A2C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D6D42FF"/>
    <w:multiLevelType w:val="multilevel"/>
    <w:tmpl w:val="F97A7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18F5A02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7">
    <w:nsid w:val="16EE4EC0"/>
    <w:multiLevelType w:val="hybridMultilevel"/>
    <w:tmpl w:val="3D3447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71688B"/>
    <w:multiLevelType w:val="multilevel"/>
    <w:tmpl w:val="BB22B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3F61471"/>
    <w:multiLevelType w:val="hybridMultilevel"/>
    <w:tmpl w:val="B734BB2C"/>
    <w:lvl w:ilvl="0" w:tplc="0000012D">
      <w:start w:val="1"/>
      <w:numFmt w:val="bullet"/>
      <w:lvlText w:val="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037FB1"/>
    <w:multiLevelType w:val="multilevel"/>
    <w:tmpl w:val="E2E4F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2A83233"/>
    <w:multiLevelType w:val="multilevel"/>
    <w:tmpl w:val="254AF80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>
    <w:nsid w:val="76225692"/>
    <w:multiLevelType w:val="hybridMultilevel"/>
    <w:tmpl w:val="822A2A86"/>
    <w:lvl w:ilvl="0" w:tplc="D98ECA60">
      <w:start w:val="8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10"/>
  </w:num>
  <w:num w:numId="6">
    <w:abstractNumId w:val="9"/>
  </w:num>
  <w:num w:numId="7">
    <w:abstractNumId w:val="6"/>
  </w:num>
  <w:num w:numId="8">
    <w:abstractNumId w:val="12"/>
  </w:num>
  <w:num w:numId="9">
    <w:abstractNumId w:val="7"/>
  </w:num>
  <w:num w:numId="10">
    <w:abstractNumId w:val="8"/>
  </w:num>
  <w:num w:numId="11">
    <w:abstractNumId w:val="4"/>
  </w:num>
  <w:num w:numId="12">
    <w:abstractNumId w:val="5"/>
  </w:num>
  <w:num w:numId="13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e.stulova">
    <w15:presenceInfo w15:providerId="None" w15:userId="e.stulov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33C8"/>
    <w:rsid w:val="0000018F"/>
    <w:rsid w:val="00001BED"/>
    <w:rsid w:val="00016045"/>
    <w:rsid w:val="00020F07"/>
    <w:rsid w:val="000232A9"/>
    <w:rsid w:val="00061440"/>
    <w:rsid w:val="000C1556"/>
    <w:rsid w:val="000E4650"/>
    <w:rsid w:val="000F0E66"/>
    <w:rsid w:val="00102F9A"/>
    <w:rsid w:val="00113715"/>
    <w:rsid w:val="00173B30"/>
    <w:rsid w:val="00182530"/>
    <w:rsid w:val="001B1872"/>
    <w:rsid w:val="00234705"/>
    <w:rsid w:val="00240177"/>
    <w:rsid w:val="00264357"/>
    <w:rsid w:val="003511F8"/>
    <w:rsid w:val="00375CBD"/>
    <w:rsid w:val="003946CD"/>
    <w:rsid w:val="003973CC"/>
    <w:rsid w:val="003F7DEF"/>
    <w:rsid w:val="00403BC2"/>
    <w:rsid w:val="00432870"/>
    <w:rsid w:val="004348A9"/>
    <w:rsid w:val="004633C8"/>
    <w:rsid w:val="004B65AA"/>
    <w:rsid w:val="004D738C"/>
    <w:rsid w:val="00530BE2"/>
    <w:rsid w:val="005412B7"/>
    <w:rsid w:val="005D0F5A"/>
    <w:rsid w:val="00622A60"/>
    <w:rsid w:val="00677CD0"/>
    <w:rsid w:val="00697813"/>
    <w:rsid w:val="006D711F"/>
    <w:rsid w:val="006F56AE"/>
    <w:rsid w:val="00720ABB"/>
    <w:rsid w:val="00721955"/>
    <w:rsid w:val="00731C72"/>
    <w:rsid w:val="007451A1"/>
    <w:rsid w:val="00764BAD"/>
    <w:rsid w:val="007914F2"/>
    <w:rsid w:val="0079368B"/>
    <w:rsid w:val="007E4E04"/>
    <w:rsid w:val="007F3BC7"/>
    <w:rsid w:val="008363BE"/>
    <w:rsid w:val="00836CCC"/>
    <w:rsid w:val="00862178"/>
    <w:rsid w:val="00923CDD"/>
    <w:rsid w:val="009D6C6E"/>
    <w:rsid w:val="00A6302D"/>
    <w:rsid w:val="00AA3E54"/>
    <w:rsid w:val="00AC3744"/>
    <w:rsid w:val="00AE4E55"/>
    <w:rsid w:val="00AF0680"/>
    <w:rsid w:val="00B60E21"/>
    <w:rsid w:val="00B8725E"/>
    <w:rsid w:val="00BC0D6E"/>
    <w:rsid w:val="00C41A17"/>
    <w:rsid w:val="00C87A11"/>
    <w:rsid w:val="00CC494D"/>
    <w:rsid w:val="00D140AB"/>
    <w:rsid w:val="00D43139"/>
    <w:rsid w:val="00D44C6E"/>
    <w:rsid w:val="00DA5013"/>
    <w:rsid w:val="00DD2BC2"/>
    <w:rsid w:val="00DF2F01"/>
    <w:rsid w:val="00E45387"/>
    <w:rsid w:val="00E465D2"/>
    <w:rsid w:val="00EB2694"/>
    <w:rsid w:val="00F323FB"/>
    <w:rsid w:val="00F66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5839DB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217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217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2F9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2F01"/>
    <w:rPr>
      <w:rFonts w:ascii="Lucida Grande CY" w:hAnsi="Lucida Grande CY" w:cs="Lucida Grande CY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F01"/>
    <w:rPr>
      <w:rFonts w:ascii="Lucida Grande CY" w:hAnsi="Lucida Grande CY" w:cs="Lucida Grande CY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451A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451A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6F56AE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56AE"/>
  </w:style>
  <w:style w:type="paragraph" w:styleId="Footer">
    <w:name w:val="footer"/>
    <w:basedOn w:val="Normal"/>
    <w:link w:val="FooterChar"/>
    <w:uiPriority w:val="99"/>
    <w:unhideWhenUsed/>
    <w:rsid w:val="006F56AE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56AE"/>
  </w:style>
  <w:style w:type="character" w:styleId="PageNumber">
    <w:name w:val="page number"/>
    <w:basedOn w:val="DefaultParagraphFont"/>
    <w:uiPriority w:val="99"/>
    <w:semiHidden/>
    <w:unhideWhenUsed/>
    <w:rsid w:val="006F56AE"/>
  </w:style>
  <w:style w:type="character" w:customStyle="1" w:styleId="Heading1Char">
    <w:name w:val="Heading 1 Char"/>
    <w:basedOn w:val="DefaultParagraphFont"/>
    <w:link w:val="Heading1"/>
    <w:uiPriority w:val="9"/>
    <w:rsid w:val="008621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2178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62178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862178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62178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62178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62178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62178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62178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62178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62178"/>
    <w:pPr>
      <w:ind w:left="192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6217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6D711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6D711F"/>
  </w:style>
  <w:style w:type="character" w:styleId="Hyperlink">
    <w:name w:val="Hyperlink"/>
    <w:basedOn w:val="DefaultParagraphFont"/>
    <w:uiPriority w:val="99"/>
    <w:unhideWhenUsed/>
    <w:rsid w:val="006D711F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D711F"/>
    <w:rPr>
      <w:b/>
      <w:bCs/>
    </w:rPr>
  </w:style>
  <w:style w:type="paragraph" w:styleId="ListParagraph">
    <w:name w:val="List Paragraph"/>
    <w:basedOn w:val="Normal"/>
    <w:uiPriority w:val="34"/>
    <w:qFormat/>
    <w:rsid w:val="0072195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412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12B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12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12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12B7"/>
    <w:rPr>
      <w:b/>
      <w:bCs/>
      <w:sz w:val="20"/>
      <w:szCs w:val="20"/>
    </w:rPr>
  </w:style>
  <w:style w:type="paragraph" w:customStyle="1" w:styleId="wp-caption-text">
    <w:name w:val="wp-caption-text"/>
    <w:basedOn w:val="Normal"/>
    <w:rsid w:val="00102F9A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2F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2F9A"/>
    <w:rPr>
      <w:rFonts w:ascii="Courier" w:hAnsi="Courier" w:cs="Courier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2F9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102F9A"/>
    <w:rPr>
      <w:i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217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217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2F9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2F01"/>
    <w:rPr>
      <w:rFonts w:ascii="Lucida Grande CY" w:hAnsi="Lucida Grande CY" w:cs="Lucida Grande CY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F01"/>
    <w:rPr>
      <w:rFonts w:ascii="Lucida Grande CY" w:hAnsi="Lucida Grande CY" w:cs="Lucida Grande CY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451A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451A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6F56AE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56AE"/>
  </w:style>
  <w:style w:type="paragraph" w:styleId="Footer">
    <w:name w:val="footer"/>
    <w:basedOn w:val="Normal"/>
    <w:link w:val="FooterChar"/>
    <w:uiPriority w:val="99"/>
    <w:unhideWhenUsed/>
    <w:rsid w:val="006F56AE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56AE"/>
  </w:style>
  <w:style w:type="character" w:styleId="PageNumber">
    <w:name w:val="page number"/>
    <w:basedOn w:val="DefaultParagraphFont"/>
    <w:uiPriority w:val="99"/>
    <w:semiHidden/>
    <w:unhideWhenUsed/>
    <w:rsid w:val="006F56AE"/>
  </w:style>
  <w:style w:type="character" w:customStyle="1" w:styleId="Heading1Char">
    <w:name w:val="Heading 1 Char"/>
    <w:basedOn w:val="DefaultParagraphFont"/>
    <w:link w:val="Heading1"/>
    <w:uiPriority w:val="9"/>
    <w:rsid w:val="008621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2178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62178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862178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62178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62178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62178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62178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62178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62178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62178"/>
    <w:pPr>
      <w:ind w:left="192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6217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6D711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6D711F"/>
  </w:style>
  <w:style w:type="character" w:styleId="Hyperlink">
    <w:name w:val="Hyperlink"/>
    <w:basedOn w:val="DefaultParagraphFont"/>
    <w:uiPriority w:val="99"/>
    <w:unhideWhenUsed/>
    <w:rsid w:val="006D711F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D711F"/>
    <w:rPr>
      <w:b/>
      <w:bCs/>
    </w:rPr>
  </w:style>
  <w:style w:type="paragraph" w:styleId="ListParagraph">
    <w:name w:val="List Paragraph"/>
    <w:basedOn w:val="Normal"/>
    <w:uiPriority w:val="34"/>
    <w:qFormat/>
    <w:rsid w:val="0072195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412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12B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12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12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12B7"/>
    <w:rPr>
      <w:b/>
      <w:bCs/>
      <w:sz w:val="20"/>
      <w:szCs w:val="20"/>
    </w:rPr>
  </w:style>
  <w:style w:type="paragraph" w:customStyle="1" w:styleId="wp-caption-text">
    <w:name w:val="wp-caption-text"/>
    <w:basedOn w:val="Normal"/>
    <w:rsid w:val="00102F9A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2F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2F9A"/>
    <w:rPr>
      <w:rFonts w:ascii="Courier" w:hAnsi="Courier" w:cs="Courier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2F9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102F9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64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3840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951861572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791440261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016032292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986393611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887498387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729566602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637883128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7426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65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2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3807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276330886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747505145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886455873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618636646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017928290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58015867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421952495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1132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2923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525628472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959798954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352193847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31824788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491868284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550188792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497764198">
          <w:marLeft w:val="150"/>
          <w:marRight w:val="15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18339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q2w3.ru/wp-content/uploads/2010/05/iis-2.jpg" TargetMode="External"/><Relationship Id="rId14" Type="http://schemas.openxmlformats.org/officeDocument/2006/relationships/image" Target="media/image2.jpeg"/><Relationship Id="rId15" Type="http://schemas.openxmlformats.org/officeDocument/2006/relationships/hyperlink" Target="http://www.q2w3.ru/wp-content/uploads/2010/05/iis-3.jpg" TargetMode="External"/><Relationship Id="rId16" Type="http://schemas.openxmlformats.org/officeDocument/2006/relationships/image" Target="media/image3.jpeg"/><Relationship Id="rId17" Type="http://schemas.openxmlformats.org/officeDocument/2006/relationships/hyperlink" Target="http://www.q2w3.ru/wp-content/uploads/2010/05/iis-4.jpg" TargetMode="External"/><Relationship Id="rId18" Type="http://schemas.openxmlformats.org/officeDocument/2006/relationships/image" Target="media/image4.jpeg"/><Relationship Id="rId19" Type="http://schemas.openxmlformats.org/officeDocument/2006/relationships/hyperlink" Target="http://www.q2w3.ru/wp-content/uploads/2010/05/iis-5.jpg" TargetMode="External"/><Relationship Id="rId63" Type="http://schemas.openxmlformats.org/officeDocument/2006/relationships/hyperlink" Target="http://tavalik.ru/wp-content/uploads/2014/11/ustanovka-cms-wordpress-na-iis_11.png" TargetMode="External"/><Relationship Id="rId64" Type="http://schemas.openxmlformats.org/officeDocument/2006/relationships/image" Target="media/image27.png"/><Relationship Id="rId65" Type="http://schemas.openxmlformats.org/officeDocument/2006/relationships/hyperlink" Target="http://tavalik.ru/wp-content/uploads/2014/11/ustanovka-cms-wordpress-na-iis_12.png" TargetMode="External"/><Relationship Id="rId66" Type="http://schemas.openxmlformats.org/officeDocument/2006/relationships/image" Target="media/image28.png"/><Relationship Id="rId67" Type="http://schemas.openxmlformats.org/officeDocument/2006/relationships/hyperlink" Target="http://tavalik.ru/wp-content/uploads/2014/11/ustanovka-cms-wordpress-na-iis_13.png" TargetMode="External"/><Relationship Id="rId68" Type="http://schemas.openxmlformats.org/officeDocument/2006/relationships/image" Target="media/image29.png"/><Relationship Id="rId69" Type="http://schemas.openxmlformats.org/officeDocument/2006/relationships/hyperlink" Target="http://tavalik.ru/wp-content/uploads/2014/11/ustanovka-cms-wordpress-na-iis_14.png" TargetMode="External"/><Relationship Id="rId50" Type="http://schemas.openxmlformats.org/officeDocument/2006/relationships/image" Target="media/image20.png"/><Relationship Id="rId51" Type="http://schemas.openxmlformats.org/officeDocument/2006/relationships/hyperlink" Target="http://tavalik.ru/wp-content/uploads/2014/11/ustanovka-cms-wordpress-na-iis_05.png" TargetMode="External"/><Relationship Id="rId52" Type="http://schemas.openxmlformats.org/officeDocument/2006/relationships/image" Target="media/image21.png"/><Relationship Id="rId53" Type="http://schemas.openxmlformats.org/officeDocument/2006/relationships/hyperlink" Target="http://tavalik.ru/wp-content/uploads/2014/11/ustanovka-cms-wordpress-na-iis_06.png" TargetMode="External"/><Relationship Id="rId54" Type="http://schemas.openxmlformats.org/officeDocument/2006/relationships/image" Target="media/image22.png"/><Relationship Id="rId55" Type="http://schemas.openxmlformats.org/officeDocument/2006/relationships/hyperlink" Target="http://tavalik.ru/wp-content/uploads/2014/11/ustanovka-cms-wordpress-na-iis_07.png" TargetMode="External"/><Relationship Id="rId56" Type="http://schemas.openxmlformats.org/officeDocument/2006/relationships/image" Target="media/image23.png"/><Relationship Id="rId57" Type="http://schemas.openxmlformats.org/officeDocument/2006/relationships/hyperlink" Target="http://tavalik.ru/wp-content/uploads/2014/11/ustanovka-cms-wordpress-na-iis_08.png" TargetMode="External"/><Relationship Id="rId58" Type="http://schemas.openxmlformats.org/officeDocument/2006/relationships/image" Target="media/image24.png"/><Relationship Id="rId59" Type="http://schemas.openxmlformats.org/officeDocument/2006/relationships/hyperlink" Target="http://tavalik.ru/wp-content/uploads/2014/11/ustanovka-cms-wordpress-na-iis_09.png" TargetMode="External"/><Relationship Id="rId40" Type="http://schemas.openxmlformats.org/officeDocument/2006/relationships/image" Target="media/image15.png"/><Relationship Id="rId41" Type="http://schemas.openxmlformats.org/officeDocument/2006/relationships/hyperlink" Target="http://tavalik.ru/wp-content/uploads/2014/11/ustanovka-php-na-veb-server-iis_05.png" TargetMode="External"/><Relationship Id="rId42" Type="http://schemas.openxmlformats.org/officeDocument/2006/relationships/image" Target="media/image16.png"/><Relationship Id="rId43" Type="http://schemas.openxmlformats.org/officeDocument/2006/relationships/hyperlink" Target="http://tavalik.ru/wp-content/uploads/2014/11/ustanovka-php-na-veb-server-iis_06.png" TargetMode="External"/><Relationship Id="rId44" Type="http://schemas.openxmlformats.org/officeDocument/2006/relationships/image" Target="media/image17.png"/><Relationship Id="rId45" Type="http://schemas.openxmlformats.org/officeDocument/2006/relationships/hyperlink" Target="http://tavalik.ru/wp-content/uploads/2014/11/ustanovka-cms-wordpress-na-iis_02.png" TargetMode="External"/><Relationship Id="rId46" Type="http://schemas.openxmlformats.org/officeDocument/2006/relationships/image" Target="media/image18.png"/><Relationship Id="rId47" Type="http://schemas.openxmlformats.org/officeDocument/2006/relationships/hyperlink" Target="http://tavalik.ru/wp-content/uploads/2014/11/ustanovka-cms-wordpress-na-iis_03.png" TargetMode="External"/><Relationship Id="rId48" Type="http://schemas.openxmlformats.org/officeDocument/2006/relationships/image" Target="media/image19.png"/><Relationship Id="rId49" Type="http://schemas.openxmlformats.org/officeDocument/2006/relationships/hyperlink" Target="http://tavalik.ru/wp-content/uploads/2014/11/ustanovka-cms-wordpress-na-iis_04.png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comments" Target="comments.xml"/><Relationship Id="rId30" Type="http://schemas.openxmlformats.org/officeDocument/2006/relationships/image" Target="media/image10.png"/><Relationship Id="rId31" Type="http://schemas.openxmlformats.org/officeDocument/2006/relationships/hyperlink" Target="http://tavalik.ru/wp-content/uploads/2014/11/ustanovka-cms-wordpress-na-iis_17.png" TargetMode="External"/><Relationship Id="rId32" Type="http://schemas.openxmlformats.org/officeDocument/2006/relationships/image" Target="media/image11.png"/><Relationship Id="rId33" Type="http://schemas.openxmlformats.org/officeDocument/2006/relationships/hyperlink" Target="http://tavalik.ru/wp-content/uploads/2014/11/ustanovka-php-na-veb-server-iis_01.png" TargetMode="External"/><Relationship Id="rId34" Type="http://schemas.openxmlformats.org/officeDocument/2006/relationships/image" Target="media/image12.png"/><Relationship Id="rId35" Type="http://schemas.openxmlformats.org/officeDocument/2006/relationships/hyperlink" Target="http://tavalik.ru/wp-content/uploads/2014/11/ustanovka-php-na-veb-server-iis_03.png" TargetMode="External"/><Relationship Id="rId36" Type="http://schemas.openxmlformats.org/officeDocument/2006/relationships/image" Target="media/image13.png"/><Relationship Id="rId37" Type="http://schemas.openxmlformats.org/officeDocument/2006/relationships/hyperlink" Target="http://tavalik.ru/wp-content/uploads/2014/11/ustanovka-php-na-veb-server-iis_02.png" TargetMode="External"/><Relationship Id="rId38" Type="http://schemas.openxmlformats.org/officeDocument/2006/relationships/image" Target="media/image14.png"/><Relationship Id="rId39" Type="http://schemas.openxmlformats.org/officeDocument/2006/relationships/hyperlink" Target="http://tavalik.ru/wp-content/uploads/2014/11/ustanovka-php-na-veb-server-iis_04.png" TargetMode="External"/><Relationship Id="rId80" Type="http://schemas.microsoft.com/office/2011/relationships/commentsExtended" Target="commentsExtended.xml"/><Relationship Id="rId81" Type="http://schemas.microsoft.com/office/2011/relationships/people" Target="people.xml"/><Relationship Id="rId70" Type="http://schemas.openxmlformats.org/officeDocument/2006/relationships/image" Target="media/image30.png"/><Relationship Id="rId71" Type="http://schemas.openxmlformats.org/officeDocument/2006/relationships/hyperlink" Target="http://tavalik.ru/wp-content/uploads/2014/11/ustanovka-cms-wordpress-na-iis_18.png" TargetMode="External"/><Relationship Id="rId72" Type="http://schemas.openxmlformats.org/officeDocument/2006/relationships/image" Target="media/image31.png"/><Relationship Id="rId20" Type="http://schemas.openxmlformats.org/officeDocument/2006/relationships/image" Target="media/image5.jpeg"/><Relationship Id="rId21" Type="http://schemas.openxmlformats.org/officeDocument/2006/relationships/hyperlink" Target="http://www.q2w3.ru/wp-content/uploads/2010/05/iis-6.jpg" TargetMode="External"/><Relationship Id="rId22" Type="http://schemas.openxmlformats.org/officeDocument/2006/relationships/image" Target="media/image6.jpeg"/><Relationship Id="rId23" Type="http://schemas.openxmlformats.org/officeDocument/2006/relationships/hyperlink" Target="http://www.q2w3.ru/wp-content/uploads/2010/05/iis-7.jpg" TargetMode="External"/><Relationship Id="rId24" Type="http://schemas.openxmlformats.org/officeDocument/2006/relationships/image" Target="media/image7.jpeg"/><Relationship Id="rId25" Type="http://schemas.openxmlformats.org/officeDocument/2006/relationships/hyperlink" Target="http://www.q2w3.ru/wp-content/uploads/2010/05/iis-8.jpg" TargetMode="External"/><Relationship Id="rId26" Type="http://schemas.openxmlformats.org/officeDocument/2006/relationships/image" Target="media/image8.jpeg"/><Relationship Id="rId27" Type="http://schemas.openxmlformats.org/officeDocument/2006/relationships/hyperlink" Target="http://tavalik.ru/wp-content/uploads/2014/11/ustanovka-cms-wordpress-na-iis_15.png" TargetMode="External"/><Relationship Id="rId28" Type="http://schemas.openxmlformats.org/officeDocument/2006/relationships/image" Target="media/image9.png"/><Relationship Id="rId29" Type="http://schemas.openxmlformats.org/officeDocument/2006/relationships/hyperlink" Target="http://tavalik.ru/wp-content/uploads/2014/11/ustanovka-cms-wordpress-na-iis_16.png" TargetMode="External"/><Relationship Id="rId73" Type="http://schemas.openxmlformats.org/officeDocument/2006/relationships/hyperlink" Target="http://tavalik.ru/wp-content/uploads/2014/11/ustanovka-cms-wordpress-na-iis_19.png" TargetMode="External"/><Relationship Id="rId74" Type="http://schemas.openxmlformats.org/officeDocument/2006/relationships/image" Target="media/image32.png"/><Relationship Id="rId75" Type="http://schemas.openxmlformats.org/officeDocument/2006/relationships/header" Target="header1.xml"/><Relationship Id="rId76" Type="http://schemas.openxmlformats.org/officeDocument/2006/relationships/footer" Target="footer1.xml"/><Relationship Id="rId77" Type="http://schemas.openxmlformats.org/officeDocument/2006/relationships/footer" Target="footer2.xml"/><Relationship Id="rId78" Type="http://schemas.openxmlformats.org/officeDocument/2006/relationships/fontTable" Target="fontTable.xml"/><Relationship Id="rId79" Type="http://schemas.openxmlformats.org/officeDocument/2006/relationships/theme" Target="theme/theme1.xml"/><Relationship Id="rId60" Type="http://schemas.openxmlformats.org/officeDocument/2006/relationships/image" Target="media/image25.png"/><Relationship Id="rId61" Type="http://schemas.openxmlformats.org/officeDocument/2006/relationships/hyperlink" Target="http://tavalik.ru/wp-content/uploads/2014/11/ustanovka-cms-wordpress-na-iis_10.png" TargetMode="External"/><Relationship Id="rId62" Type="http://schemas.openxmlformats.org/officeDocument/2006/relationships/image" Target="media/image26.png"/><Relationship Id="rId10" Type="http://schemas.openxmlformats.org/officeDocument/2006/relationships/hyperlink" Target="https://www.java.com/ru/download/help/jcp_security.xml" TargetMode="External"/><Relationship Id="rId11" Type="http://schemas.openxmlformats.org/officeDocument/2006/relationships/hyperlink" Target="http://www.q2w3.ru/wp-content/uploads/2010/05/iis-1.jpg" TargetMode="External"/><Relationship Id="rId12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94A7E01-70A6-F948-9D52-6E251D7A8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26</Pages>
  <Words>2350</Words>
  <Characters>13397</Characters>
  <Application>Microsoft Macintosh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Paulowicz</Company>
  <LinksUpToDate>false</LinksUpToDate>
  <CharactersWithSpaces>15716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Павлович</dc:creator>
  <cp:keywords/>
  <dc:description/>
  <cp:lastModifiedBy>Глеб Павлович</cp:lastModifiedBy>
  <cp:revision>6</cp:revision>
  <dcterms:created xsi:type="dcterms:W3CDTF">2015-06-10T09:18:00Z</dcterms:created>
  <dcterms:modified xsi:type="dcterms:W3CDTF">2015-06-19T11:59:00Z</dcterms:modified>
</cp:coreProperties>
</file>